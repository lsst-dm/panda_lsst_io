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8k2kvs2wa4px" w:id="0"/>
      <w:bookmarkEnd w:id="0"/>
      <w:r w:rsidDel="00000000" w:rsidR="00000000" w:rsidRPr="00000000">
        <w:rPr>
          <w:rtl w:val="0"/>
        </w:rPr>
        <w:t xml:space="preserve">PanDA Rubin Orchestration User Guide</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b w:val="1"/>
          <w:color w:val="ff0000"/>
          <w:sz w:val="40"/>
          <w:szCs w:val="40"/>
        </w:rPr>
      </w:pPr>
      <w:r w:rsidDel="00000000" w:rsidR="00000000" w:rsidRPr="00000000">
        <w:rPr>
          <w:b w:val="1"/>
          <w:color w:val="ff0000"/>
          <w:sz w:val="40"/>
          <w:szCs w:val="40"/>
          <w:rtl w:val="0"/>
        </w:rPr>
        <w:t xml:space="preserve">Editing of this document has been closed. Comments can still be added if necessary. The documentation is being migrated to </w:t>
      </w:r>
      <w:hyperlink r:id="rId7">
        <w:r w:rsidDel="00000000" w:rsidR="00000000" w:rsidRPr="00000000">
          <w:rPr>
            <w:b w:val="1"/>
            <w:color w:val="ff0000"/>
            <w:sz w:val="40"/>
            <w:szCs w:val="40"/>
            <w:u w:val="single"/>
            <w:rtl w:val="0"/>
          </w:rPr>
          <w:t xml:space="preserve">https://panda.lsst.io/</w:t>
        </w:r>
      </w:hyperlink>
      <w:r w:rsidDel="00000000" w:rsidR="00000000" w:rsidRPr="00000000">
        <w:rPr>
          <w:b w:val="1"/>
          <w:color w:val="ff0000"/>
          <w:sz w:val="40"/>
          <w:szCs w:val="40"/>
          <w:rtl w:val="0"/>
        </w:rPr>
        <w:t xml:space="preserve"> </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This guide describes basic operations for running Rubin workflow with PanDA on the Google Cloud deployment prepared for the DP0.2 exercise. This setup continuously evolves, this is why the current manual may not always precisely reflect the transitional state. In case of founding any discrepancies please inform the authors using provided Support Channels.</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d5yfbc2m8yp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Setup overview</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1xp12kt1ot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GKE queues</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lwjar3842x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Users authentication</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xzepqgk8sz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submit a workflow</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1cp8984trm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YAML configuration</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bd2uevocaq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Submission node</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xv4f0ucy9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IAM user authentication</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luqqzg8jfv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monitor workflow</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6bapxxft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Workflow progress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t95nejaqr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Tasks progress</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p42y32tct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Jobs progress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8s4rc5oy5w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Logs access</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221tr7ksp6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Real-time logs access</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w:anchor="_2a4isn6xgqrb">
            <w:r w:rsidDel="00000000" w:rsidR="00000000" w:rsidRPr="00000000">
              <w:rPr>
                <w:color w:val="1155cc"/>
                <w:u w:val="single"/>
                <w:rtl w:val="0"/>
              </w:rPr>
              <w:t xml:space="preserve">Monitor of job resource utilization</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608i5vat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debug a workflow</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4ytbiytmm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Workflow points of inspection</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69x2x1l31z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Tasks retry</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rvwsbydjad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Workflow cancel/retry</w:t>
            </w:r>
          </w:hyperlink>
          <w:r w:rsidDel="00000000" w:rsidR="00000000" w:rsidRPr="00000000">
            <w:rPr>
              <w:rtl w:val="0"/>
            </w:rPr>
          </w:r>
        </w:p>
        <w:p w:rsidR="00000000" w:rsidDel="00000000" w:rsidP="00000000" w:rsidRDefault="00000000" w:rsidRPr="00000000" w14:paraId="0000001A">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aiq5lihgsl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Support channels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Style w:val="Heading1"/>
        <w:pageBreakBefore w:val="0"/>
        <w:ind w:left="0" w:firstLine="0"/>
        <w:rPr/>
      </w:pPr>
      <w:bookmarkStart w:colFirst="0" w:colLast="0" w:name="_d5yfbc2m8ypy" w:id="1"/>
      <w:bookmarkEnd w:id="1"/>
      <w:r w:rsidDel="00000000" w:rsidR="00000000" w:rsidRPr="00000000">
        <w:rPr>
          <w:rtl w:val="0"/>
        </w:rPr>
        <w:t xml:space="preserve">Setup overview</w:t>
      </w:r>
    </w:p>
    <w:p w:rsidR="00000000" w:rsidDel="00000000" w:rsidP="00000000" w:rsidRDefault="00000000" w:rsidRPr="00000000" w14:paraId="0000001D">
      <w:pPr>
        <w:pageBreakBefore w:val="0"/>
        <w:rPr/>
      </w:pPr>
      <w:r w:rsidDel="00000000" w:rsidR="00000000" w:rsidRPr="00000000">
        <w:rPr>
          <w:rtl w:val="0"/>
        </w:rPr>
        <w:t xml:space="preserve">A PanDA setup for the Rubin DP0.2 exercise consists of several components including a test PanDA server instance located at CERN, two Google Kubernetes Engine (GKE) clusters deployed in the Google based Interim Data Facility (IDF), submission node in the Google Cloud and other components. The components overview is presented </w:t>
      </w:r>
      <w:hyperlink r:id="rId8">
        <w:r w:rsidDel="00000000" w:rsidR="00000000" w:rsidRPr="00000000">
          <w:rPr>
            <w:color w:val="1155cc"/>
            <w:u w:val="single"/>
            <w:rtl w:val="0"/>
          </w:rPr>
          <w:t xml:space="preserve">here</w:t>
        </w:r>
      </w:hyperlink>
      <w:r w:rsidDel="00000000" w:rsidR="00000000" w:rsidRPr="00000000">
        <w:rPr>
          <w:rtl w:val="0"/>
        </w:rPr>
        <w:t xml:space="preserve">. In this document we will describe only several components from the whole setup (Fig. 1) facing end users.</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jc w:val="center"/>
        <w:rPr/>
      </w:pPr>
      <w:r w:rsidDel="00000000" w:rsidR="00000000" w:rsidRPr="00000000">
        <w:rPr/>
        <w:drawing>
          <wp:inline distB="114300" distT="114300" distL="114300" distR="114300">
            <wp:extent cx="4854506" cy="408432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54506" cy="408432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jc w:val="center"/>
        <w:rPr/>
      </w:pPr>
      <w:r w:rsidDel="00000000" w:rsidR="00000000" w:rsidRPr="00000000">
        <w:rPr>
          <w:rtl w:val="0"/>
        </w:rPr>
        <w:t xml:space="preserve">Fig 1. System component diagram</w:t>
      </w:r>
    </w:p>
    <w:p w:rsidR="00000000" w:rsidDel="00000000" w:rsidP="00000000" w:rsidRDefault="00000000" w:rsidRPr="00000000" w14:paraId="00000021">
      <w:pPr>
        <w:pStyle w:val="Heading2"/>
        <w:pageBreakBefore w:val="0"/>
        <w:rPr/>
      </w:pPr>
      <w:bookmarkStart w:colFirst="0" w:colLast="0" w:name="_k1xp12kt1otp" w:id="2"/>
      <w:bookmarkEnd w:id="2"/>
      <w:r w:rsidDel="00000000" w:rsidR="00000000" w:rsidRPr="00000000">
        <w:rPr>
          <w:rtl w:val="0"/>
        </w:rPr>
        <w:t xml:space="preserve">GKE queues</w:t>
      </w:r>
    </w:p>
    <w:p w:rsidR="00000000" w:rsidDel="00000000" w:rsidP="00000000" w:rsidRDefault="00000000" w:rsidRPr="00000000" w14:paraId="00000022">
      <w:pPr>
        <w:pageBreakBefore w:val="0"/>
        <w:jc w:val="left"/>
        <w:rPr>
          <w:ins w:author="Sergey Padolski" w:id="0" w:date="2021-06-22T13:48:12Z"/>
          <w:rFonts w:ascii="Roboto" w:cs="Roboto" w:eastAsia="Roboto" w:hAnsi="Roboto"/>
          <w:color w:val="0a0a0a"/>
          <w:sz w:val="21"/>
          <w:szCs w:val="21"/>
          <w:shd w:fill="fefefe" w:val="clear"/>
        </w:rPr>
      </w:pPr>
      <w:r w:rsidDel="00000000" w:rsidR="00000000" w:rsidRPr="00000000">
        <w:rPr>
          <w:rtl w:val="0"/>
        </w:rPr>
        <w:t xml:space="preserve">There are 2 production queues pre configured in the IDF GKE: </w:t>
      </w:r>
      <w:r w:rsidDel="00000000" w:rsidR="00000000" w:rsidRPr="00000000">
        <w:rPr>
          <w:rFonts w:ascii="Roboto" w:cs="Roboto" w:eastAsia="Roboto" w:hAnsi="Roboto"/>
          <w:color w:val="0a0a0a"/>
          <w:sz w:val="21"/>
          <w:szCs w:val="21"/>
          <w:shd w:fill="fefefe" w:val="clear"/>
          <w:rtl w:val="0"/>
        </w:rPr>
        <w:t xml:space="preserve">DOMA_LSST_GOOGLE_TEST and DOMA_LSST_GOOGLE_TEST_HIMEM. They are dedicated for landing jobs with significantly different requirements to memory. The node used for the DOMA_LSST_GOOGLE_TEST allocates about 4GB of RAM per job and the DOMA_LSST_GOOGLE_TEST_HIMEM allocates about </w:t>
      </w:r>
      <w:commentRangeStart w:id="0"/>
      <w:r w:rsidDel="00000000" w:rsidR="00000000" w:rsidRPr="00000000">
        <w:rPr>
          <w:rFonts w:ascii="Roboto" w:cs="Roboto" w:eastAsia="Roboto" w:hAnsi="Roboto"/>
          <w:color w:val="0a0a0a"/>
          <w:sz w:val="21"/>
          <w:szCs w:val="21"/>
          <w:shd w:fill="fefefe" w:val="clear"/>
          <w:rtl w:val="0"/>
        </w:rPr>
        <w:t xml:space="preserve">14GB of RAM per job.</w:t>
      </w:r>
      <w:ins w:author="Sergey Padolski" w:id="0" w:date="2021-06-22T13:48:12Z">
        <w:commentRangeEnd w:id="0"/>
        <w:r w:rsidDel="00000000" w:rsidR="00000000" w:rsidRPr="00000000">
          <w:commentReference w:id="0"/>
        </w:r>
        <w:r w:rsidDel="00000000" w:rsidR="00000000" w:rsidRPr="00000000">
          <w:rPr>
            <w:rtl w:val="0"/>
          </w:rPr>
        </w:r>
      </w:ins>
    </w:p>
    <w:p w:rsidR="00000000" w:rsidDel="00000000" w:rsidP="00000000" w:rsidRDefault="00000000" w:rsidRPr="00000000" w14:paraId="00000023">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Fonts w:ascii="Roboto" w:cs="Roboto" w:eastAsia="Roboto" w:hAnsi="Roboto"/>
            <w:color w:val="0a0a0a"/>
            <w:sz w:val="21"/>
            <w:szCs w:val="21"/>
            <w:shd w:fill="fefefe" w:val="clear"/>
            <w:rtl w:val="0"/>
          </w:rPr>
          <w:t xml:space="preserve">The PanDA</w:t>
        </w:r>
        <w:r w:rsidDel="00000000" w:rsidR="00000000" w:rsidRPr="00000000">
          <w:rPr>
            <w:rFonts w:ascii="Roboto" w:cs="Roboto" w:eastAsia="Roboto" w:hAnsi="Roboto"/>
            <w:color w:val="0a0a0a"/>
            <w:sz w:val="21"/>
            <w:szCs w:val="21"/>
            <w:shd w:fill="fefefe" w:val="clear"/>
            <w:rtl w:val="0"/>
          </w:rPr>
          <w:t xml:space="preserve"> server performs automatic landing tasks in the appropriate queue using the memory requirements information. There are few associated configuration parameters should be defined in the YAML:</w:t>
        </w:r>
      </w:ins>
    </w:p>
    <w:p w:rsidR="00000000" w:rsidDel="00000000" w:rsidP="00000000" w:rsidRDefault="00000000" w:rsidRPr="00000000" w14:paraId="00000024">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tl w:val="0"/>
          </w:rPr>
        </w:r>
      </w:ins>
    </w:p>
    <w:p w:rsidR="00000000" w:rsidDel="00000000" w:rsidP="00000000" w:rsidRDefault="00000000" w:rsidRPr="00000000" w14:paraId="00000025">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Fonts w:ascii="Roboto" w:cs="Roboto" w:eastAsia="Roboto" w:hAnsi="Roboto"/>
            <w:color w:val="0a0a0a"/>
            <w:sz w:val="21"/>
            <w:szCs w:val="21"/>
            <w:shd w:fill="fefefe" w:val="clear"/>
            <w:rtl w:val="0"/>
          </w:rPr>
          <w:t xml:space="preserve">computing_cloud: LSST</w:t>
        </w:r>
      </w:ins>
    </w:p>
    <w:p w:rsidR="00000000" w:rsidDel="00000000" w:rsidP="00000000" w:rsidRDefault="00000000" w:rsidRPr="00000000" w14:paraId="00000026">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Fonts w:ascii="Roboto" w:cs="Roboto" w:eastAsia="Roboto" w:hAnsi="Roboto"/>
            <w:color w:val="0a0a0a"/>
            <w:sz w:val="21"/>
            <w:szCs w:val="21"/>
            <w:shd w:fill="fefefe" w:val="clear"/>
            <w:rtl w:val="0"/>
          </w:rPr>
          <w:t xml:space="preserve">pipetask:</w:t>
        </w:r>
      </w:ins>
    </w:p>
    <w:p w:rsidR="00000000" w:rsidDel="00000000" w:rsidP="00000000" w:rsidRDefault="00000000" w:rsidRPr="00000000" w14:paraId="00000027">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Fonts w:ascii="Roboto" w:cs="Roboto" w:eastAsia="Roboto" w:hAnsi="Roboto"/>
            <w:color w:val="0a0a0a"/>
            <w:sz w:val="21"/>
            <w:szCs w:val="21"/>
            <w:shd w:fill="fefefe" w:val="clear"/>
            <w:rtl w:val="0"/>
          </w:rPr>
          <w:t xml:space="preserve">  measure:</w:t>
        </w:r>
      </w:ins>
    </w:p>
    <w:p w:rsidR="00000000" w:rsidDel="00000000" w:rsidP="00000000" w:rsidRDefault="00000000" w:rsidRPr="00000000" w14:paraId="00000028">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Fonts w:ascii="Roboto" w:cs="Roboto" w:eastAsia="Roboto" w:hAnsi="Roboto"/>
            <w:color w:val="0a0a0a"/>
            <w:sz w:val="21"/>
            <w:szCs w:val="21"/>
            <w:shd w:fill="fefefe" w:val="clear"/>
            <w:rtl w:val="0"/>
          </w:rPr>
          <w:t xml:space="preserve">    requestMemory: 8129</w:t>
        </w:r>
      </w:ins>
    </w:p>
    <w:p w:rsidR="00000000" w:rsidDel="00000000" w:rsidP="00000000" w:rsidRDefault="00000000" w:rsidRPr="00000000" w14:paraId="00000029">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Fonts w:ascii="Roboto" w:cs="Roboto" w:eastAsia="Roboto" w:hAnsi="Roboto"/>
            <w:color w:val="0a0a0a"/>
            <w:sz w:val="21"/>
            <w:szCs w:val="21"/>
            <w:shd w:fill="fefefe" w:val="clear"/>
            <w:rtl w:val="0"/>
          </w:rPr>
          <w:t xml:space="preserve">  mergeMeasurements:</w:t>
        </w:r>
      </w:ins>
    </w:p>
    <w:p w:rsidR="00000000" w:rsidDel="00000000" w:rsidP="00000000" w:rsidRDefault="00000000" w:rsidRPr="00000000" w14:paraId="0000002A">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Fonts w:ascii="Roboto" w:cs="Roboto" w:eastAsia="Roboto" w:hAnsi="Roboto"/>
            <w:color w:val="0a0a0a"/>
            <w:sz w:val="21"/>
            <w:szCs w:val="21"/>
            <w:shd w:fill="fefefe" w:val="clear"/>
            <w:rtl w:val="0"/>
          </w:rPr>
          <w:t xml:space="preserve">    requestMemory: 4096</w:t>
        </w:r>
      </w:ins>
    </w:p>
    <w:p w:rsidR="00000000" w:rsidDel="00000000" w:rsidP="00000000" w:rsidRDefault="00000000" w:rsidRPr="00000000" w14:paraId="0000002B">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tl w:val="0"/>
          </w:rPr>
        </w:r>
      </w:ins>
    </w:p>
    <w:p w:rsidR="00000000" w:rsidDel="00000000" w:rsidP="00000000" w:rsidRDefault="00000000" w:rsidRPr="00000000" w14:paraId="0000002C">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Fonts w:ascii="Roboto" w:cs="Roboto" w:eastAsia="Roboto" w:hAnsi="Roboto"/>
            <w:color w:val="0a0a0a"/>
            <w:sz w:val="21"/>
            <w:szCs w:val="21"/>
            <w:shd w:fill="fefefe" w:val="clear"/>
            <w:rtl w:val="0"/>
          </w:rPr>
          <w:t xml:space="preserve">...</w:t>
        </w:r>
      </w:ins>
    </w:p>
    <w:p w:rsidR="00000000" w:rsidDel="00000000" w:rsidP="00000000" w:rsidRDefault="00000000" w:rsidRPr="00000000" w14:paraId="0000002D">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tl w:val="0"/>
          </w:rPr>
        </w:r>
      </w:ins>
    </w:p>
    <w:p w:rsidR="00000000" w:rsidDel="00000000" w:rsidP="00000000" w:rsidRDefault="00000000" w:rsidRPr="00000000" w14:paraId="0000002E">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Fonts w:ascii="Roboto" w:cs="Roboto" w:eastAsia="Roboto" w:hAnsi="Roboto"/>
            <w:color w:val="0a0a0a"/>
            <w:sz w:val="21"/>
            <w:szCs w:val="21"/>
            <w:shd w:fill="fefefe" w:val="clear"/>
            <w:rtl w:val="0"/>
          </w:rPr>
          <w:t xml:space="preserve">The first parameter (</w:t>
        </w:r>
        <w:r w:rsidDel="00000000" w:rsidR="00000000" w:rsidRPr="00000000">
          <w:rPr>
            <w:rFonts w:ascii="Roboto" w:cs="Roboto" w:eastAsia="Roboto" w:hAnsi="Roboto"/>
            <w:color w:val="0a0a0a"/>
            <w:sz w:val="21"/>
            <w:szCs w:val="21"/>
            <w:shd w:fill="fefefe" w:val="clear"/>
            <w:rtl w:val="0"/>
          </w:rPr>
          <w:t xml:space="preserve">computing_cloud</w:t>
        </w:r>
        <w:r w:rsidDel="00000000" w:rsidR="00000000" w:rsidRPr="00000000">
          <w:rPr>
            <w:rFonts w:ascii="Roboto" w:cs="Roboto" w:eastAsia="Roboto" w:hAnsi="Roboto"/>
            <w:color w:val="0a0a0a"/>
            <w:sz w:val="21"/>
            <w:szCs w:val="21"/>
            <w:shd w:fill="fefefe" w:val="clear"/>
            <w:rtl w:val="0"/>
          </w:rPr>
          <w:t xml:space="preserve">) defines the PanDA cloud </w:t>
        </w:r>
        <w:r w:rsidDel="00000000" w:rsidR="00000000" w:rsidRPr="00000000">
          <w:rPr>
            <w:rFonts w:ascii="Roboto" w:cs="Roboto" w:eastAsia="Roboto" w:hAnsi="Roboto"/>
            <w:color w:val="0a0a0a"/>
            <w:sz w:val="21"/>
            <w:szCs w:val="21"/>
            <w:shd w:fill="fefefe" w:val="clear"/>
            <w:rtl w:val="0"/>
          </w:rPr>
          <w:t xml:space="preserve">associated</w:t>
        </w:r>
        <w:r w:rsidDel="00000000" w:rsidR="00000000" w:rsidRPr="00000000">
          <w:rPr>
            <w:rFonts w:ascii="Roboto" w:cs="Roboto" w:eastAsia="Roboto" w:hAnsi="Roboto"/>
            <w:color w:val="0a0a0a"/>
            <w:sz w:val="21"/>
            <w:szCs w:val="21"/>
            <w:shd w:fill="fefefe" w:val="clear"/>
            <w:rtl w:val="0"/>
          </w:rPr>
          <w:t xml:space="preserve"> with the IDF. The </w:t>
        </w:r>
        <w:r w:rsidDel="00000000" w:rsidR="00000000" w:rsidRPr="00000000">
          <w:rPr>
            <w:rFonts w:ascii="Roboto" w:cs="Roboto" w:eastAsia="Roboto" w:hAnsi="Roboto"/>
            <w:color w:val="0a0a0a"/>
            <w:sz w:val="21"/>
            <w:szCs w:val="21"/>
            <w:shd w:fill="fefefe" w:val="clear"/>
            <w:rtl w:val="0"/>
          </w:rPr>
          <w:t xml:space="preserve">requestMemory </w:t>
        </w:r>
        <w:r w:rsidDel="00000000" w:rsidR="00000000" w:rsidRPr="00000000">
          <w:rPr>
            <w:rFonts w:ascii="Roboto" w:cs="Roboto" w:eastAsia="Roboto" w:hAnsi="Roboto"/>
            <w:color w:val="0a0a0a"/>
            <w:sz w:val="21"/>
            <w:szCs w:val="21"/>
            <w:shd w:fill="fefefe" w:val="clear"/>
            <w:rtl w:val="0"/>
          </w:rPr>
          <w:t xml:space="preserve">setting defines the RAM request per task type.</w:t>
        </w:r>
        <w:r w:rsidDel="00000000" w:rsidR="00000000" w:rsidRPr="00000000">
          <w:rPr>
            <w:rtl w:val="0"/>
          </w:rPr>
        </w:r>
      </w:ins>
    </w:p>
    <w:p w:rsidR="00000000" w:rsidDel="00000000" w:rsidP="00000000" w:rsidRDefault="00000000" w:rsidRPr="00000000" w14:paraId="0000002F">
      <w:pPr>
        <w:pageBreakBefore w:val="0"/>
        <w:jc w:val="left"/>
        <w:rPr>
          <w:ins w:author="Sergey Padolski" w:id="0" w:date="2021-06-22T13:48:12Z"/>
          <w:rFonts w:ascii="Roboto" w:cs="Roboto" w:eastAsia="Roboto" w:hAnsi="Roboto"/>
          <w:color w:val="0a0a0a"/>
          <w:sz w:val="21"/>
          <w:szCs w:val="21"/>
          <w:shd w:fill="fefefe" w:val="clear"/>
        </w:rPr>
      </w:pPr>
      <w:ins w:author="Sergey Padolski" w:id="0" w:date="2021-06-22T13:48:12Z">
        <w:r w:rsidDel="00000000" w:rsidR="00000000" w:rsidRPr="00000000">
          <w:rPr>
            <w:rtl w:val="0"/>
          </w:rPr>
        </w:r>
      </w:ins>
    </w:p>
    <w:p w:rsidR="00000000" w:rsidDel="00000000" w:rsidP="00000000" w:rsidRDefault="00000000" w:rsidRPr="00000000" w14:paraId="00000030">
      <w:pPr>
        <w:pageBreakBefore w:val="0"/>
        <w:jc w:val="left"/>
        <w:rPr>
          <w:rFonts w:ascii="Roboto" w:cs="Roboto" w:eastAsia="Roboto" w:hAnsi="Roboto"/>
          <w:color w:val="0a0a0a"/>
          <w:sz w:val="21"/>
          <w:szCs w:val="21"/>
          <w:shd w:fill="fefefe" w:val="clear"/>
        </w:rPr>
      </w:pPr>
      <w:r w:rsidDel="00000000" w:rsidR="00000000" w:rsidRPr="00000000">
        <w:rPr>
          <w:rtl w:val="0"/>
        </w:rPr>
      </w:r>
    </w:p>
    <w:p w:rsidR="00000000" w:rsidDel="00000000" w:rsidP="00000000" w:rsidRDefault="00000000" w:rsidRPr="00000000" w14:paraId="00000031">
      <w:pPr>
        <w:pageBreakBefore w:val="0"/>
        <w:jc w:val="left"/>
        <w:rPr>
          <w:del w:author="Sergey Padolski" w:id="1" w:date="2021-06-22T13:50:17Z"/>
          <w:rFonts w:ascii="Roboto" w:cs="Roboto" w:eastAsia="Roboto" w:hAnsi="Roboto"/>
          <w:color w:val="0a0a0a"/>
          <w:sz w:val="21"/>
          <w:szCs w:val="21"/>
          <w:shd w:fill="fefefe" w:val="clear"/>
        </w:rPr>
      </w:pPr>
      <w:del w:author="Sergey Padolski" w:id="1" w:date="2021-06-22T13:50:17Z">
        <w:r w:rsidDel="00000000" w:rsidR="00000000" w:rsidRPr="00000000">
          <w:rPr>
            <w:rFonts w:ascii="Roboto" w:cs="Roboto" w:eastAsia="Roboto" w:hAnsi="Roboto"/>
            <w:color w:val="0a0a0a"/>
            <w:sz w:val="21"/>
            <w:szCs w:val="21"/>
            <w:shd w:fill="fefefe" w:val="clear"/>
            <w:rtl w:val="0"/>
          </w:rPr>
          <w:delText xml:space="preserve">The current version of the Rubin PanDA plugin requires explicit definition of the queue for a task of particular type in the YAML files used in the </w:delText>
        </w:r>
        <w:r w:rsidDel="00000000" w:rsidR="00000000" w:rsidRPr="00000000">
          <w:rPr>
            <w:rFonts w:ascii="Roboto" w:cs="Roboto" w:eastAsia="Roboto" w:hAnsi="Roboto"/>
            <w:i w:val="1"/>
            <w:color w:val="0a0a0a"/>
            <w:sz w:val="21"/>
            <w:szCs w:val="21"/>
            <w:shd w:fill="fefefe" w:val="clear"/>
            <w:rtl w:val="0"/>
          </w:rPr>
          <w:delText xml:space="preserve">bps submit conf.yaml</w:delText>
        </w:r>
        <w:r w:rsidDel="00000000" w:rsidR="00000000" w:rsidRPr="00000000">
          <w:rPr>
            <w:rFonts w:ascii="Roboto" w:cs="Roboto" w:eastAsia="Roboto" w:hAnsi="Roboto"/>
            <w:color w:val="0a0a0a"/>
            <w:sz w:val="21"/>
            <w:szCs w:val="21"/>
            <w:shd w:fill="fefefe" w:val="clear"/>
            <w:rtl w:val="0"/>
          </w:rPr>
          <w:delText xml:space="preserve">. This definition cold be done in this way:</w:delText>
        </w:r>
      </w:del>
    </w:p>
    <w:p w:rsidR="00000000" w:rsidDel="00000000" w:rsidP="00000000" w:rsidRDefault="00000000" w:rsidRPr="00000000" w14:paraId="00000032">
      <w:pPr>
        <w:pageBreakBefore w:val="0"/>
        <w:jc w:val="left"/>
        <w:rPr>
          <w:del w:author="Sergey Padolski" w:id="1" w:date="2021-06-22T13:50:17Z"/>
          <w:rFonts w:ascii="Roboto" w:cs="Roboto" w:eastAsia="Roboto" w:hAnsi="Roboto"/>
          <w:color w:val="0a0a0a"/>
          <w:sz w:val="21"/>
          <w:szCs w:val="21"/>
          <w:shd w:fill="fefefe" w:val="clear"/>
        </w:rPr>
      </w:pPr>
      <w:del w:author="Sergey Padolski" w:id="1" w:date="2021-06-22T13:50:17Z">
        <w:r w:rsidDel="00000000" w:rsidR="00000000" w:rsidRPr="00000000">
          <w:rPr>
            <w:rtl w:val="0"/>
          </w:rPr>
        </w:r>
      </w:del>
    </w:p>
    <w:p w:rsidR="00000000" w:rsidDel="00000000" w:rsidP="00000000" w:rsidRDefault="00000000" w:rsidRPr="00000000" w14:paraId="00000033">
      <w:pPr>
        <w:pageBreakBefore w:val="0"/>
        <w:jc w:val="left"/>
        <w:rPr>
          <w:del w:author="Sergey Padolski" w:id="1" w:date="2021-06-22T13:50:17Z"/>
          <w:rFonts w:ascii="Courier New" w:cs="Courier New" w:eastAsia="Courier New" w:hAnsi="Courier New"/>
          <w:color w:val="0a0a0a"/>
          <w:sz w:val="21"/>
          <w:szCs w:val="21"/>
          <w:shd w:fill="fefefe" w:val="clear"/>
        </w:rPr>
      </w:pPr>
      <w:del w:author="Sergey Padolski" w:id="1" w:date="2021-06-22T13:50:17Z">
        <w:r w:rsidDel="00000000" w:rsidR="00000000" w:rsidRPr="00000000">
          <w:rPr>
            <w:rFonts w:ascii="Courier New" w:cs="Courier New" w:eastAsia="Courier New" w:hAnsi="Courier New"/>
            <w:color w:val="0a0a0a"/>
            <w:sz w:val="21"/>
            <w:szCs w:val="21"/>
            <w:shd w:fill="fefefe" w:val="clear"/>
            <w:rtl w:val="0"/>
          </w:rPr>
          <w:delText xml:space="preserve">computing</w:delText>
        </w:r>
        <w:r w:rsidDel="00000000" w:rsidR="00000000" w:rsidRPr="00000000">
          <w:rPr>
            <w:rFonts w:ascii="Courier New" w:cs="Courier New" w:eastAsia="Courier New" w:hAnsi="Courier New"/>
            <w:color w:val="0a0a0a"/>
            <w:sz w:val="21"/>
            <w:szCs w:val="21"/>
            <w:shd w:fill="fefefe" w:val="clear"/>
            <w:rtl w:val="0"/>
          </w:rPr>
          <w:delText xml:space="preserve">_q</w:delText>
        </w:r>
        <w:r w:rsidDel="00000000" w:rsidR="00000000" w:rsidRPr="00000000">
          <w:rPr>
            <w:rFonts w:ascii="Courier New" w:cs="Courier New" w:eastAsia="Courier New" w:hAnsi="Courier New"/>
            <w:color w:val="0a0a0a"/>
            <w:sz w:val="21"/>
            <w:szCs w:val="21"/>
            <w:shd w:fill="fefefe" w:val="clear"/>
            <w:rtl w:val="0"/>
          </w:rPr>
          <w:delText xml:space="preserve">ueue: DOMA_LSST_GOOGLE_TEST</w:delText>
        </w:r>
      </w:del>
    </w:p>
    <w:p w:rsidR="00000000" w:rsidDel="00000000" w:rsidP="00000000" w:rsidRDefault="00000000" w:rsidRPr="00000000" w14:paraId="00000034">
      <w:pPr>
        <w:pageBreakBefore w:val="0"/>
        <w:jc w:val="left"/>
        <w:rPr>
          <w:del w:author="Sergey Padolski" w:id="1" w:date="2021-06-22T13:50:17Z"/>
          <w:rFonts w:ascii="Courier New" w:cs="Courier New" w:eastAsia="Courier New" w:hAnsi="Courier New"/>
          <w:color w:val="0a0a0a"/>
          <w:sz w:val="21"/>
          <w:szCs w:val="21"/>
          <w:shd w:fill="fefefe" w:val="clear"/>
        </w:rPr>
      </w:pPr>
      <w:del w:author="Sergey Padolski" w:id="1" w:date="2021-06-22T13:50:17Z">
        <w:r w:rsidDel="00000000" w:rsidR="00000000" w:rsidRPr="00000000">
          <w:rPr>
            <w:rFonts w:ascii="Courier New" w:cs="Courier New" w:eastAsia="Courier New" w:hAnsi="Courier New"/>
            <w:color w:val="0a0a0a"/>
            <w:sz w:val="21"/>
            <w:szCs w:val="21"/>
            <w:shd w:fill="fefefe" w:val="clear"/>
            <w:rtl w:val="0"/>
          </w:rPr>
          <w:delText xml:space="preserve">computing_queue_himem: DOMA_LSST_GOOGLE_TEST_HIMEM</w:delText>
        </w:r>
      </w:del>
    </w:p>
    <w:p w:rsidR="00000000" w:rsidDel="00000000" w:rsidP="00000000" w:rsidRDefault="00000000" w:rsidRPr="00000000" w14:paraId="00000035">
      <w:pPr>
        <w:pageBreakBefore w:val="0"/>
        <w:jc w:val="left"/>
        <w:rPr>
          <w:del w:author="Sergey Padolski" w:id="1" w:date="2021-06-22T13:50:17Z"/>
          <w:rFonts w:ascii="Courier New" w:cs="Courier New" w:eastAsia="Courier New" w:hAnsi="Courier New"/>
          <w:color w:val="0a0a0a"/>
          <w:sz w:val="21"/>
          <w:szCs w:val="21"/>
          <w:shd w:fill="fefefe" w:val="clear"/>
        </w:rPr>
      </w:pPr>
      <w:del w:author="Sergey Padolski" w:id="1" w:date="2021-06-22T13:50:17Z">
        <w:commentRangeStart w:id="1"/>
        <w:commentRangeStart w:id="2"/>
        <w:r w:rsidDel="00000000" w:rsidR="00000000" w:rsidRPr="00000000">
          <w:rPr>
            <w:rFonts w:ascii="Courier New" w:cs="Courier New" w:eastAsia="Courier New" w:hAnsi="Courier New"/>
            <w:color w:val="0a0a0a"/>
            <w:sz w:val="21"/>
            <w:szCs w:val="21"/>
            <w:shd w:fill="fefefe" w:val="clear"/>
            <w:rtl w:val="0"/>
          </w:rPr>
          <w:delText xml:space="preserve">himem_steps</w:delText>
        </w:r>
        <w:commentRangeEnd w:id="1"/>
        <w:r w:rsidDel="00000000" w:rsidR="00000000" w:rsidRPr="00000000">
          <w:commentReference w:id="1"/>
        </w:r>
        <w:commentRangeEnd w:id="2"/>
        <w:r w:rsidDel="00000000" w:rsidR="00000000" w:rsidRPr="00000000">
          <w:commentReference w:id="2"/>
        </w:r>
        <w:r w:rsidDel="00000000" w:rsidR="00000000" w:rsidRPr="00000000">
          <w:rPr>
            <w:rFonts w:ascii="Courier New" w:cs="Courier New" w:eastAsia="Courier New" w:hAnsi="Courier New"/>
            <w:color w:val="0a0a0a"/>
            <w:sz w:val="21"/>
            <w:szCs w:val="21"/>
            <w:shd w:fill="fefefe" w:val="clear"/>
            <w:rtl w:val="0"/>
          </w:rPr>
          <w:delText xml:space="preserve">: ['makeWarp', 'assembleCoadd', 'deblend', 'measure', 'pipetaskInit']</w:delText>
        </w:r>
      </w:del>
    </w:p>
    <w:p w:rsidR="00000000" w:rsidDel="00000000" w:rsidP="00000000" w:rsidRDefault="00000000" w:rsidRPr="00000000" w14:paraId="00000036">
      <w:pPr>
        <w:pageBreakBefore w:val="0"/>
        <w:jc w:val="left"/>
        <w:rPr>
          <w:del w:author="Sergey Padolski" w:id="1" w:date="2021-06-22T13:50:17Z"/>
          <w:rFonts w:ascii="Roboto" w:cs="Roboto" w:eastAsia="Roboto" w:hAnsi="Roboto"/>
          <w:color w:val="0a0a0a"/>
          <w:sz w:val="21"/>
          <w:szCs w:val="21"/>
          <w:shd w:fill="fefefe" w:val="clear"/>
        </w:rPr>
      </w:pPr>
      <w:del w:author="Sergey Padolski" w:id="1" w:date="2021-06-22T13:50:17Z">
        <w:r w:rsidDel="00000000" w:rsidR="00000000" w:rsidRPr="00000000">
          <w:rPr>
            <w:rtl w:val="0"/>
          </w:rPr>
        </w:r>
      </w:del>
    </w:p>
    <w:p w:rsidR="00000000" w:rsidDel="00000000" w:rsidP="00000000" w:rsidRDefault="00000000" w:rsidRPr="00000000" w14:paraId="00000037">
      <w:pPr>
        <w:pageBreakBefore w:val="0"/>
        <w:jc w:val="left"/>
        <w:rPr>
          <w:rFonts w:ascii="Roboto" w:cs="Roboto" w:eastAsia="Roboto" w:hAnsi="Roboto"/>
          <w:color w:val="0a0a0a"/>
          <w:sz w:val="21"/>
          <w:szCs w:val="21"/>
          <w:shd w:fill="fefefe" w:val="clear"/>
        </w:rPr>
      </w:pPr>
      <w:del w:author="Sergey Padolski" w:id="1" w:date="2021-06-22T13:50:17Z">
        <w:r w:rsidDel="00000000" w:rsidR="00000000" w:rsidRPr="00000000">
          <w:rPr>
            <w:rFonts w:ascii="Roboto" w:cs="Roboto" w:eastAsia="Roboto" w:hAnsi="Roboto"/>
            <w:color w:val="0a0a0a"/>
            <w:sz w:val="21"/>
            <w:szCs w:val="21"/>
            <w:shd w:fill="fefefe" w:val="clear"/>
            <w:rtl w:val="0"/>
          </w:rPr>
          <w:delText xml:space="preserve">Here we define names for the ordinary and the high memory queues and type of tasks comes to the high memory queue. We are currently working on eliminating this configuration overhead and dynamic brokering based on the queues configuration and tasks requirements defined by the BPS subsystem.</w:delText>
        </w:r>
      </w:del>
      <w:r w:rsidDel="00000000" w:rsidR="00000000" w:rsidRPr="00000000">
        <w:rPr>
          <w:rtl w:val="0"/>
        </w:rPr>
      </w:r>
    </w:p>
    <w:p w:rsidR="00000000" w:rsidDel="00000000" w:rsidP="00000000" w:rsidRDefault="00000000" w:rsidRPr="00000000" w14:paraId="00000038">
      <w:pPr>
        <w:pStyle w:val="Heading2"/>
        <w:pageBreakBefore w:val="0"/>
        <w:rPr/>
      </w:pPr>
      <w:bookmarkStart w:colFirst="0" w:colLast="0" w:name="_tlwjar3842xa" w:id="3"/>
      <w:bookmarkEnd w:id="3"/>
      <w:r w:rsidDel="00000000" w:rsidR="00000000" w:rsidRPr="00000000">
        <w:rPr>
          <w:rtl w:val="0"/>
        </w:rPr>
        <w:t xml:space="preserve">Users authentication</w:t>
      </w:r>
    </w:p>
    <w:p w:rsidR="00000000" w:rsidDel="00000000" w:rsidP="00000000" w:rsidRDefault="00000000" w:rsidRPr="00000000" w14:paraId="00000039">
      <w:pPr>
        <w:pageBreakBefore w:val="0"/>
        <w:rPr/>
      </w:pPr>
      <w:r w:rsidDel="00000000" w:rsidR="00000000" w:rsidRPr="00000000">
        <w:rPr>
          <w:rtl w:val="0"/>
        </w:rPr>
        <w:t xml:space="preserve">During the PanDA evaluation procedure we are using the Indigo-IAM (</w:t>
      </w:r>
      <w:hyperlink r:id="rId10">
        <w:r w:rsidDel="00000000" w:rsidR="00000000" w:rsidRPr="00000000">
          <w:rPr>
            <w:color w:val="1155cc"/>
            <w:u w:val="single"/>
            <w:rtl w:val="0"/>
          </w:rPr>
          <w:t xml:space="preserve">https://github.com/indigo-iam/iam</w:t>
        </w:r>
      </w:hyperlink>
      <w:r w:rsidDel="00000000" w:rsidR="00000000" w:rsidRPr="00000000">
        <w:rPr>
          <w:rtl w:val="0"/>
        </w:rPr>
        <w:t xml:space="preserve"> ) system to provide users authentication. We set up a dedicated instance of this system available here:</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jc w:val="center"/>
        <w:rPr/>
      </w:pPr>
      <w:hyperlink r:id="rId11">
        <w:r w:rsidDel="00000000" w:rsidR="00000000" w:rsidRPr="00000000">
          <w:rPr>
            <w:color w:val="1155cc"/>
            <w:u w:val="single"/>
            <w:rtl w:val="0"/>
          </w:rPr>
          <w:t xml:space="preserve">https://panda-iam-doma.cern.ch/login</w:t>
        </w:r>
      </w:hyperlink>
      <w:r w:rsidDel="00000000" w:rsidR="00000000" w:rsidRPr="00000000">
        <w:rPr>
          <w:rtl w:val="0"/>
        </w:rPr>
      </w:r>
    </w:p>
    <w:p w:rsidR="00000000" w:rsidDel="00000000" w:rsidP="00000000" w:rsidRDefault="00000000" w:rsidRPr="00000000" w14:paraId="0000003C">
      <w:pPr>
        <w:pageBreakBefore w:val="0"/>
        <w:jc w:val="both"/>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WIth this system a user can create</w:t>
      </w:r>
      <w:r w:rsidDel="00000000" w:rsidR="00000000" w:rsidRPr="00000000">
        <w:rPr>
          <w:rtl w:val="0"/>
        </w:rPr>
        <w:t xml:space="preserve"> a new PanDA user profile</w:t>
      </w:r>
      <w:r w:rsidDel="00000000" w:rsidR="00000000" w:rsidRPr="00000000">
        <w:rPr>
          <w:rtl w:val="0"/>
        </w:rPr>
        <w:t xml:space="preserve"> for submission tasks to PanDA. The registration process is starting from the link provided above. Once a registration is approved by the administrator, the user can start submitting tasks. It is up to the user which credential provider to use during registration. It could be an institutional account or general purpose services like Google or Github. The only requirement is that the administrator should know user email used in registration to match a person with a newly created account during approval.</w:t>
      </w:r>
    </w:p>
    <w:p w:rsidR="00000000" w:rsidDel="00000000" w:rsidP="00000000" w:rsidRDefault="00000000" w:rsidRPr="00000000" w14:paraId="0000003E">
      <w:pPr>
        <w:pageBreakBefore w:val="0"/>
        <w:jc w:val="left"/>
        <w:rPr>
          <w:rFonts w:ascii="Roboto" w:cs="Roboto" w:eastAsia="Roboto" w:hAnsi="Roboto"/>
          <w:color w:val="0a0a0a"/>
          <w:sz w:val="21"/>
          <w:szCs w:val="21"/>
          <w:shd w:fill="fefefe" w:val="clear"/>
        </w:rPr>
      </w:pPr>
      <w:r w:rsidDel="00000000" w:rsidR="00000000" w:rsidRPr="00000000">
        <w:rPr>
          <w:rtl w:val="0"/>
        </w:rPr>
      </w:r>
    </w:p>
    <w:p w:rsidR="00000000" w:rsidDel="00000000" w:rsidP="00000000" w:rsidRDefault="00000000" w:rsidRPr="00000000" w14:paraId="0000003F">
      <w:pPr>
        <w:pStyle w:val="Heading1"/>
        <w:pageBreakBefore w:val="0"/>
        <w:rPr/>
      </w:pPr>
      <w:bookmarkStart w:colFirst="0" w:colLast="0" w:name="_mxzepqgk8sz8" w:id="4"/>
      <w:bookmarkEnd w:id="4"/>
      <w:r w:rsidDel="00000000" w:rsidR="00000000" w:rsidRPr="00000000">
        <w:rPr>
          <w:rtl w:val="0"/>
        </w:rPr>
        <w:t xml:space="preserve">How to submit a workflow</w:t>
      </w:r>
    </w:p>
    <w:p w:rsidR="00000000" w:rsidDel="00000000" w:rsidP="00000000" w:rsidRDefault="00000000" w:rsidRPr="00000000" w14:paraId="00000040">
      <w:pPr>
        <w:pStyle w:val="Heading2"/>
        <w:pageBreakBefore w:val="0"/>
        <w:rPr>
          <w:rFonts w:ascii="Roboto" w:cs="Roboto" w:eastAsia="Roboto" w:hAnsi="Roboto"/>
          <w:color w:val="0a0a0a"/>
          <w:sz w:val="21"/>
          <w:szCs w:val="21"/>
          <w:shd w:fill="fefefe" w:val="clear"/>
        </w:rPr>
      </w:pPr>
      <w:bookmarkStart w:colFirst="0" w:colLast="0" w:name="_y1cp8984trmk" w:id="5"/>
      <w:bookmarkEnd w:id="5"/>
      <w:r w:rsidDel="00000000" w:rsidR="00000000" w:rsidRPr="00000000">
        <w:rPr>
          <w:rtl w:val="0"/>
        </w:rPr>
        <w:t xml:space="preserve">YAML configuration</w:t>
      </w:r>
      <w:r w:rsidDel="00000000" w:rsidR="00000000" w:rsidRPr="00000000">
        <w:rPr>
          <w:rFonts w:ascii="Roboto" w:cs="Roboto" w:eastAsia="Roboto" w:hAnsi="Roboto"/>
          <w:color w:val="0a0a0a"/>
          <w:sz w:val="21"/>
          <w:szCs w:val="21"/>
          <w:shd w:fill="fefefe" w:val="clear"/>
          <w:rtl w:val="0"/>
        </w:rPr>
        <w:t xml:space="preserve"> </w:t>
      </w:r>
    </w:p>
    <w:p w:rsidR="00000000" w:rsidDel="00000000" w:rsidP="00000000" w:rsidRDefault="00000000" w:rsidRPr="00000000" w14:paraId="00000041">
      <w:pPr>
        <w:pageBreakBefore w:val="0"/>
        <w:rPr>
          <w:rFonts w:ascii="Roboto" w:cs="Roboto" w:eastAsia="Roboto" w:hAnsi="Roboto"/>
          <w:color w:val="0a0a0a"/>
          <w:sz w:val="21"/>
          <w:szCs w:val="21"/>
          <w:shd w:fill="fefefe" w:val="clear"/>
        </w:rPr>
      </w:pPr>
      <w:r w:rsidDel="00000000" w:rsidR="00000000" w:rsidRPr="00000000">
        <w:rPr>
          <w:rFonts w:ascii="Roboto" w:cs="Roboto" w:eastAsia="Roboto" w:hAnsi="Roboto"/>
          <w:color w:val="0a0a0a"/>
          <w:sz w:val="21"/>
          <w:szCs w:val="21"/>
          <w:shd w:fill="fefefe" w:val="clear"/>
          <w:rtl w:val="0"/>
        </w:rPr>
        <w:t xml:space="preserve">As any other Rubin workflow submitted with BPS commands, PanDA based data processing requires a YAML configuration file. The YAML settings, common for different BPS plugins provided here: </w:t>
      </w:r>
      <w:hyperlink r:id="rId12">
        <w:r w:rsidDel="00000000" w:rsidR="00000000" w:rsidRPr="00000000">
          <w:rPr>
            <w:rFonts w:ascii="Roboto" w:cs="Roboto" w:eastAsia="Roboto" w:hAnsi="Roboto"/>
            <w:color w:val="1155cc"/>
            <w:sz w:val="21"/>
            <w:szCs w:val="21"/>
            <w:u w:val="single"/>
            <w:shd w:fill="fefefe" w:val="clear"/>
            <w:rtl w:val="0"/>
          </w:rPr>
          <w:t xml:space="preserve">https://pipelines.lsst.io/v/w_2021_24/modules/lsst.ctrl.bps/quickstart.html#defining-a-submission</w:t>
        </w:r>
      </w:hyperlink>
      <w:r w:rsidDel="00000000" w:rsidR="00000000" w:rsidRPr="00000000">
        <w:rPr>
          <w:rFonts w:ascii="Roboto" w:cs="Roboto" w:eastAsia="Roboto" w:hAnsi="Roboto"/>
          <w:color w:val="0a0a0a"/>
          <w:sz w:val="21"/>
          <w:szCs w:val="21"/>
          <w:shd w:fill="fefefe" w:val="clear"/>
          <w:rtl w:val="0"/>
        </w:rPr>
        <w:t xml:space="preserve"> </w:t>
      </w:r>
    </w:p>
    <w:p w:rsidR="00000000" w:rsidDel="00000000" w:rsidP="00000000" w:rsidRDefault="00000000" w:rsidRPr="00000000" w14:paraId="00000042">
      <w:pPr>
        <w:pageBreakBefore w:val="0"/>
        <w:rPr>
          <w:rFonts w:ascii="Roboto" w:cs="Roboto" w:eastAsia="Roboto" w:hAnsi="Roboto"/>
          <w:color w:val="0a0a0a"/>
          <w:sz w:val="21"/>
          <w:szCs w:val="21"/>
          <w:shd w:fill="fefefe" w:val="clear"/>
        </w:rPr>
      </w:pPr>
      <w:r w:rsidDel="00000000" w:rsidR="00000000" w:rsidRPr="00000000">
        <w:rPr>
          <w:rFonts w:ascii="Roboto" w:cs="Roboto" w:eastAsia="Roboto" w:hAnsi="Roboto"/>
          <w:color w:val="0a0a0a"/>
          <w:sz w:val="21"/>
          <w:szCs w:val="21"/>
          <w:shd w:fill="fefefe" w:val="clear"/>
          <w:rtl w:val="0"/>
        </w:rPr>
        <w:t xml:space="preserve">Later in this section we focus on PanDA specific and </w:t>
      </w:r>
      <w:r w:rsidDel="00000000" w:rsidR="00000000" w:rsidRPr="00000000">
        <w:rPr>
          <w:rFonts w:ascii="Roboto" w:cs="Roboto" w:eastAsia="Roboto" w:hAnsi="Roboto"/>
          <w:color w:val="3c4043"/>
          <w:sz w:val="21"/>
          <w:szCs w:val="21"/>
          <w:highlight w:val="white"/>
          <w:rtl w:val="0"/>
        </w:rPr>
        <w:t xml:space="preserve">minimal set of the common </w:t>
      </w:r>
      <w:r w:rsidDel="00000000" w:rsidR="00000000" w:rsidRPr="00000000">
        <w:rPr>
          <w:rFonts w:ascii="Roboto" w:cs="Roboto" w:eastAsia="Roboto" w:hAnsi="Roboto"/>
          <w:color w:val="0a0a0a"/>
          <w:sz w:val="21"/>
          <w:szCs w:val="21"/>
          <w:shd w:fill="fefefe" w:val="clear"/>
          <w:rtl w:val="0"/>
        </w:rPr>
        <w:t xml:space="preserve">settings supplied in the YAML with </w:t>
      </w:r>
    </w:p>
    <w:p w:rsidR="00000000" w:rsidDel="00000000" w:rsidP="00000000" w:rsidRDefault="00000000" w:rsidRPr="00000000" w14:paraId="00000043">
      <w:pPr>
        <w:pageBreakBefore w:val="0"/>
        <w:rPr>
          <w:rFonts w:ascii="Roboto" w:cs="Roboto" w:eastAsia="Roboto" w:hAnsi="Roboto"/>
          <w:color w:val="0a0a0a"/>
          <w:sz w:val="21"/>
          <w:szCs w:val="21"/>
          <w:shd w:fill="fefefe" w:val="clear"/>
        </w:rPr>
      </w:pPr>
      <w:r w:rsidDel="00000000" w:rsidR="00000000" w:rsidRPr="00000000">
        <w:rPr>
          <w:rtl w:val="0"/>
        </w:rPr>
      </w:r>
    </w:p>
    <w:p w:rsidR="00000000" w:rsidDel="00000000" w:rsidP="00000000" w:rsidRDefault="00000000" w:rsidRPr="00000000" w14:paraId="00000044">
      <w:pPr>
        <w:pageBreakBefore w:val="0"/>
        <w:jc w:val="center"/>
        <w:rPr>
          <w:rFonts w:ascii="Courier New" w:cs="Courier New" w:eastAsia="Courier New" w:hAnsi="Courier New"/>
          <w:color w:val="0a0a0a"/>
          <w:sz w:val="21"/>
          <w:szCs w:val="21"/>
          <w:shd w:fill="fefefe" w:val="clear"/>
        </w:rPr>
      </w:pPr>
      <w:commentRangeStart w:id="3"/>
      <w:commentRangeStart w:id="4"/>
      <w:commentRangeStart w:id="5"/>
      <w:commentRangeStart w:id="6"/>
      <w:r w:rsidDel="00000000" w:rsidR="00000000" w:rsidRPr="00000000">
        <w:rPr>
          <w:rFonts w:ascii="Courier New" w:cs="Courier New" w:eastAsia="Courier New" w:hAnsi="Courier New"/>
          <w:color w:val="0a0a0a"/>
          <w:sz w:val="21"/>
          <w:szCs w:val="21"/>
          <w:shd w:fill="fefefe" w:val="clear"/>
          <w:rtl w:val="0"/>
        </w:rPr>
        <w:t xml:space="preserve">bps</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Fonts w:ascii="Courier New" w:cs="Courier New" w:eastAsia="Courier New" w:hAnsi="Courier New"/>
          <w:color w:val="0a0a0a"/>
          <w:sz w:val="21"/>
          <w:szCs w:val="21"/>
          <w:shd w:fill="fefefe" w:val="clear"/>
          <w:rtl w:val="0"/>
        </w:rPr>
        <w:t xml:space="preserve"> submit &lt;config&gt;.yaml</w:t>
      </w:r>
    </w:p>
    <w:p w:rsidR="00000000" w:rsidDel="00000000" w:rsidP="00000000" w:rsidRDefault="00000000" w:rsidRPr="00000000" w14:paraId="00000045">
      <w:pPr>
        <w:pageBreakBefore w:val="0"/>
        <w:rPr>
          <w:rFonts w:ascii="Roboto" w:cs="Roboto" w:eastAsia="Roboto" w:hAnsi="Roboto"/>
          <w:color w:val="0a0a0a"/>
          <w:sz w:val="21"/>
          <w:szCs w:val="21"/>
          <w:shd w:fill="fefefe" w:val="clear"/>
        </w:rPr>
      </w:pPr>
      <w:r w:rsidDel="00000000" w:rsidR="00000000" w:rsidRPr="00000000">
        <w:rPr>
          <w:rtl w:val="0"/>
        </w:rPr>
      </w:r>
    </w:p>
    <w:p w:rsidR="00000000" w:rsidDel="00000000" w:rsidP="00000000" w:rsidRDefault="00000000" w:rsidRPr="00000000" w14:paraId="00000046">
      <w:pPr>
        <w:pageBreakBefore w:val="0"/>
        <w:rPr>
          <w:rFonts w:ascii="Roboto" w:cs="Roboto" w:eastAsia="Roboto" w:hAnsi="Roboto"/>
          <w:color w:val="0a0a0a"/>
          <w:sz w:val="21"/>
          <w:szCs w:val="21"/>
          <w:shd w:fill="fefefe" w:val="clear"/>
        </w:rPr>
      </w:pPr>
      <w:r w:rsidDel="00000000" w:rsidR="00000000" w:rsidRPr="00000000">
        <w:rPr>
          <w:rFonts w:ascii="Roboto" w:cs="Roboto" w:eastAsia="Roboto" w:hAnsi="Roboto"/>
          <w:color w:val="0a0a0a"/>
          <w:sz w:val="21"/>
          <w:szCs w:val="21"/>
          <w:shd w:fill="fefefe" w:val="clear"/>
          <w:rtl w:val="0"/>
        </w:rPr>
        <w:t xml:space="preserve">command. They </w:t>
      </w:r>
      <w:commentRangeStart w:id="7"/>
      <w:commentRangeStart w:id="8"/>
      <w:commentRangeStart w:id="9"/>
      <w:r w:rsidDel="00000000" w:rsidR="00000000" w:rsidRPr="00000000">
        <w:rPr>
          <w:rFonts w:ascii="Roboto" w:cs="Roboto" w:eastAsia="Roboto" w:hAnsi="Roboto"/>
          <w:color w:val="0a0a0a"/>
          <w:sz w:val="21"/>
          <w:szCs w:val="21"/>
          <w:shd w:fill="fefefe" w:val="clear"/>
          <w:rtl w:val="0"/>
        </w:rPr>
        <w:t xml:space="preserve">are</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Fonts w:ascii="Roboto" w:cs="Roboto" w:eastAsia="Roboto" w:hAnsi="Roboto"/>
          <w:color w:val="0a0a0a"/>
          <w:sz w:val="21"/>
          <w:szCs w:val="21"/>
          <w:shd w:fill="fefefe" w:val="clear"/>
          <w:rtl w:val="0"/>
        </w:rPr>
        <w:t xml:space="preserve">:</w:t>
      </w:r>
    </w:p>
    <w:p w:rsidR="00000000" w:rsidDel="00000000" w:rsidP="00000000" w:rsidRDefault="00000000" w:rsidRPr="00000000" w14:paraId="00000047">
      <w:pPr>
        <w:pageBreakBefore w:val="0"/>
        <w:ind w:left="0" w:firstLine="0"/>
        <w:rPr>
          <w:rFonts w:ascii="Roboto" w:cs="Roboto" w:eastAsia="Roboto" w:hAnsi="Roboto"/>
          <w:color w:val="0a0a0a"/>
          <w:sz w:val="21"/>
          <w:szCs w:val="21"/>
          <w:shd w:fill="fefefe" w:val="clear"/>
        </w:rPr>
      </w:pPr>
      <w:r w:rsidDel="00000000" w:rsidR="00000000" w:rsidRPr="00000000">
        <w:rPr>
          <w:rtl w:val="0"/>
        </w:rPr>
      </w:r>
    </w:p>
    <w:p w:rsidR="00000000" w:rsidDel="00000000" w:rsidP="00000000" w:rsidRDefault="00000000" w:rsidRPr="00000000" w14:paraId="00000048">
      <w:pPr>
        <w:pageBreakBefore w:val="0"/>
        <w:numPr>
          <w:ilvl w:val="0"/>
          <w:numId w:val="1"/>
        </w:numPr>
        <w:ind w:left="720" w:hanging="360"/>
        <w:rPr>
          <w:rFonts w:ascii="Roboto" w:cs="Roboto" w:eastAsia="Roboto" w:hAnsi="Roboto"/>
          <w:color w:val="0a0a0a"/>
          <w:sz w:val="21"/>
          <w:szCs w:val="21"/>
          <w:shd w:fill="fefefe" w:val="clear"/>
        </w:rPr>
      </w:pPr>
      <w:r w:rsidDel="00000000" w:rsidR="00000000" w:rsidRPr="00000000">
        <w:rPr>
          <w:rFonts w:ascii="Courier New" w:cs="Courier New" w:eastAsia="Courier New" w:hAnsi="Courier New"/>
          <w:color w:val="0a0a0a"/>
          <w:sz w:val="21"/>
          <w:szCs w:val="21"/>
          <w:shd w:fill="fefefe" w:val="clear"/>
          <w:rtl w:val="0"/>
        </w:rPr>
        <w:t xml:space="preserve">maxwalltime: 90000</w:t>
      </w:r>
      <w:r w:rsidDel="00000000" w:rsidR="00000000" w:rsidRPr="00000000">
        <w:rPr>
          <w:rFonts w:ascii="Roboto" w:cs="Roboto" w:eastAsia="Roboto" w:hAnsi="Roboto"/>
          <w:color w:val="0a0a0a"/>
          <w:sz w:val="21"/>
          <w:szCs w:val="21"/>
          <w:shd w:fill="fefefe" w:val="clear"/>
          <w:rtl w:val="0"/>
        </w:rPr>
        <w:t xml:space="preserve"> maximum wall time on the execution node allowed to run a single job in seconds</w:t>
      </w:r>
    </w:p>
    <w:p w:rsidR="00000000" w:rsidDel="00000000" w:rsidP="00000000" w:rsidRDefault="00000000" w:rsidRPr="00000000" w14:paraId="00000049">
      <w:pPr>
        <w:pageBreakBefore w:val="0"/>
        <w:numPr>
          <w:ilvl w:val="0"/>
          <w:numId w:val="1"/>
        </w:numPr>
        <w:ind w:left="720" w:hanging="360"/>
        <w:rPr>
          <w:rFonts w:ascii="Roboto" w:cs="Roboto" w:eastAsia="Roboto" w:hAnsi="Roboto"/>
          <w:color w:val="0a0a0a"/>
          <w:sz w:val="21"/>
          <w:szCs w:val="21"/>
          <w:shd w:fill="fefefe" w:val="clear"/>
        </w:rPr>
      </w:pPr>
      <w:r w:rsidDel="00000000" w:rsidR="00000000" w:rsidRPr="00000000">
        <w:rPr>
          <w:rFonts w:ascii="Courier New" w:cs="Courier New" w:eastAsia="Courier New" w:hAnsi="Courier New"/>
          <w:color w:val="0a0a0a"/>
          <w:sz w:val="21"/>
          <w:szCs w:val="21"/>
          <w:shd w:fill="fefefe" w:val="clear"/>
          <w:rtl w:val="0"/>
        </w:rPr>
        <w:t xml:space="preserve">maxattempt: 1</w:t>
      </w:r>
      <w:r w:rsidDel="00000000" w:rsidR="00000000" w:rsidRPr="00000000">
        <w:rPr>
          <w:rFonts w:ascii="Roboto" w:cs="Roboto" w:eastAsia="Roboto" w:hAnsi="Roboto"/>
          <w:color w:val="0a0a0a"/>
          <w:sz w:val="21"/>
          <w:szCs w:val="21"/>
          <w:shd w:fill="fefefe" w:val="clear"/>
          <w:rtl w:val="0"/>
        </w:rPr>
        <w:t xml:space="preserve"> number of attempts to successfully execute a job. It is recommended to set this parameter at least to 5 due to preemptions of machines used in the GKE cluster</w:t>
      </w:r>
    </w:p>
    <w:p w:rsidR="00000000" w:rsidDel="00000000" w:rsidP="00000000" w:rsidRDefault="00000000" w:rsidRPr="00000000" w14:paraId="0000004A">
      <w:pPr>
        <w:pageBreakBefore w:val="0"/>
        <w:numPr>
          <w:ilvl w:val="0"/>
          <w:numId w:val="1"/>
        </w:numPr>
        <w:ind w:left="720" w:hanging="360"/>
        <w:rPr>
          <w:rFonts w:ascii="Roboto" w:cs="Roboto" w:eastAsia="Roboto" w:hAnsi="Roboto"/>
          <w:color w:val="0a0a0a"/>
          <w:sz w:val="21"/>
          <w:szCs w:val="21"/>
          <w:shd w:fill="fefefe" w:val="clear"/>
        </w:rPr>
      </w:pPr>
      <w:r w:rsidDel="00000000" w:rsidR="00000000" w:rsidRPr="00000000">
        <w:rPr>
          <w:rFonts w:ascii="Courier New" w:cs="Courier New" w:eastAsia="Courier New" w:hAnsi="Courier New"/>
          <w:color w:val="0a0a0a"/>
          <w:sz w:val="21"/>
          <w:szCs w:val="21"/>
          <w:shd w:fill="fefefe" w:val="clear"/>
          <w:rtl w:val="0"/>
        </w:rPr>
        <w:t xml:space="preserve">whenSaveJobQgraph: "NEVER"</w:t>
      </w:r>
      <w:r w:rsidDel="00000000" w:rsidR="00000000" w:rsidRPr="00000000">
        <w:rPr>
          <w:rFonts w:ascii="Roboto" w:cs="Roboto" w:eastAsia="Roboto" w:hAnsi="Roboto"/>
          <w:color w:val="0a0a0a"/>
          <w:sz w:val="21"/>
          <w:szCs w:val="21"/>
          <w:shd w:fill="fefefe" w:val="clear"/>
          <w:rtl w:val="0"/>
        </w:rPr>
        <w:t xml:space="preserve"> this parameter is mandatory because PanDA plugin is currently supports only a single quantum graph file distribution model</w:t>
      </w:r>
    </w:p>
    <w:p w:rsidR="00000000" w:rsidDel="00000000" w:rsidP="00000000" w:rsidRDefault="00000000" w:rsidRPr="00000000" w14:paraId="0000004B">
      <w:pPr>
        <w:pageBreakBefore w:val="0"/>
        <w:numPr>
          <w:ilvl w:val="0"/>
          <w:numId w:val="1"/>
        </w:numPr>
        <w:ind w:left="720" w:hanging="360"/>
        <w:rPr>
          <w:rFonts w:ascii="Roboto" w:cs="Roboto" w:eastAsia="Roboto" w:hAnsi="Roboto"/>
          <w:color w:val="0a0a0a"/>
          <w:sz w:val="21"/>
          <w:szCs w:val="21"/>
          <w:shd w:fill="fefefe" w:val="clear"/>
        </w:rPr>
      </w:pPr>
      <w:r w:rsidDel="00000000" w:rsidR="00000000" w:rsidRPr="00000000">
        <w:rPr>
          <w:rFonts w:ascii="Courier New" w:cs="Courier New" w:eastAsia="Courier New" w:hAnsi="Courier New"/>
          <w:color w:val="0a0a0a"/>
          <w:sz w:val="21"/>
          <w:szCs w:val="21"/>
          <w:shd w:fill="fefefe" w:val="clear"/>
          <w:rtl w:val="0"/>
        </w:rPr>
        <w:t xml:space="preserve">idds_server: "</w:t>
      </w:r>
      <w:hyperlink r:id="rId13">
        <w:r w:rsidDel="00000000" w:rsidR="00000000" w:rsidRPr="00000000">
          <w:rPr>
            <w:rFonts w:ascii="Courier New" w:cs="Courier New" w:eastAsia="Courier New" w:hAnsi="Courier New"/>
            <w:color w:val="1155cc"/>
            <w:sz w:val="21"/>
            <w:szCs w:val="21"/>
            <w:u w:val="single"/>
            <w:shd w:fill="fefefe" w:val="clear"/>
            <w:rtl w:val="0"/>
          </w:rPr>
          <w:t xml:space="preserve">https://aipanda015.cern.ch:443/idds</w:t>
        </w:r>
      </w:hyperlink>
      <w:r w:rsidDel="00000000" w:rsidR="00000000" w:rsidRPr="00000000">
        <w:rPr>
          <w:rFonts w:ascii="Courier New" w:cs="Courier New" w:eastAsia="Courier New" w:hAnsi="Courier New"/>
          <w:color w:val="0a0a0a"/>
          <w:sz w:val="21"/>
          <w:szCs w:val="21"/>
          <w:shd w:fill="fefefe" w:val="clear"/>
          <w:rtl w:val="0"/>
        </w:rPr>
        <w:t xml:space="preserve">"</w:t>
      </w:r>
      <w:r w:rsidDel="00000000" w:rsidR="00000000" w:rsidRPr="00000000">
        <w:rPr>
          <w:rFonts w:ascii="Roboto" w:cs="Roboto" w:eastAsia="Roboto" w:hAnsi="Roboto"/>
          <w:color w:val="0a0a0a"/>
          <w:sz w:val="21"/>
          <w:szCs w:val="21"/>
          <w:shd w:fill="fefefe" w:val="clear"/>
          <w:rtl w:val="0"/>
        </w:rPr>
        <w:t xml:space="preserve"> this is the URL of the iDDS server used for the workflow orchestration</w:t>
      </w:r>
    </w:p>
    <w:p w:rsidR="00000000" w:rsidDel="00000000" w:rsidP="00000000" w:rsidRDefault="00000000" w:rsidRPr="00000000" w14:paraId="0000004C">
      <w:pPr>
        <w:pageBreakBefore w:val="0"/>
        <w:numPr>
          <w:ilvl w:val="0"/>
          <w:numId w:val="1"/>
        </w:numPr>
        <w:ind w:left="720" w:hanging="360"/>
        <w:rPr>
          <w:rFonts w:ascii="Roboto" w:cs="Roboto" w:eastAsia="Roboto" w:hAnsi="Roboto"/>
          <w:color w:val="0a0a0a"/>
          <w:sz w:val="21"/>
          <w:szCs w:val="21"/>
          <w:shd w:fill="fefefe" w:val="clear"/>
        </w:rPr>
      </w:pPr>
      <w:r w:rsidDel="00000000" w:rsidR="00000000" w:rsidRPr="00000000">
        <w:rPr>
          <w:rFonts w:ascii="Courier New" w:cs="Courier New" w:eastAsia="Courier New" w:hAnsi="Courier New"/>
          <w:color w:val="0a0a0a"/>
          <w:sz w:val="21"/>
          <w:szCs w:val="21"/>
          <w:shd w:fill="fefefe" w:val="clear"/>
          <w:rtl w:val="0"/>
        </w:rPr>
        <w:t xml:space="preserve">sw_image: "spodolsky/centos:7-stack-lsst_distrib-d_2021_08_11"</w:t>
      </w:r>
      <w:r w:rsidDel="00000000" w:rsidR="00000000" w:rsidRPr="00000000">
        <w:rPr>
          <w:rFonts w:ascii="Roboto" w:cs="Roboto" w:eastAsia="Roboto" w:hAnsi="Roboto"/>
          <w:color w:val="0a0a0a"/>
          <w:sz w:val="21"/>
          <w:szCs w:val="21"/>
          <w:shd w:fill="fefefe" w:val="clear"/>
          <w:rtl w:val="0"/>
        </w:rPr>
        <w:t xml:space="preserve"> defines the </w:t>
      </w:r>
      <w:commentRangeStart w:id="10"/>
      <w:commentRangeStart w:id="11"/>
      <w:r w:rsidDel="00000000" w:rsidR="00000000" w:rsidRPr="00000000">
        <w:rPr>
          <w:rFonts w:ascii="Roboto" w:cs="Roboto" w:eastAsia="Roboto" w:hAnsi="Roboto"/>
          <w:color w:val="0a0a0a"/>
          <w:sz w:val="21"/>
          <w:szCs w:val="21"/>
          <w:shd w:fill="fefefe" w:val="clear"/>
          <w:rtl w:val="0"/>
        </w:rPr>
        <w:t xml:space="preserve">Docker image </w:t>
      </w:r>
      <w:commentRangeEnd w:id="10"/>
      <w:r w:rsidDel="00000000" w:rsidR="00000000" w:rsidRPr="00000000">
        <w:commentReference w:id="10"/>
      </w:r>
      <w:commentRangeEnd w:id="11"/>
      <w:r w:rsidDel="00000000" w:rsidR="00000000" w:rsidRPr="00000000">
        <w:commentReference w:id="11"/>
      </w:r>
      <w:r w:rsidDel="00000000" w:rsidR="00000000" w:rsidRPr="00000000">
        <w:rPr>
          <w:rFonts w:ascii="Roboto" w:cs="Roboto" w:eastAsia="Roboto" w:hAnsi="Roboto"/>
          <w:color w:val="0a0a0a"/>
          <w:sz w:val="21"/>
          <w:szCs w:val="21"/>
          <w:shd w:fill="fefefe" w:val="clear"/>
          <w:rtl w:val="0"/>
        </w:rPr>
        <w:t xml:space="preserve">with the SW distribution to use on the computation nodes</w:t>
      </w:r>
    </w:p>
    <w:p w:rsidR="00000000" w:rsidDel="00000000" w:rsidP="00000000" w:rsidRDefault="00000000" w:rsidRPr="00000000" w14:paraId="0000004D">
      <w:pPr>
        <w:pageBreakBefore w:val="0"/>
        <w:numPr>
          <w:ilvl w:val="0"/>
          <w:numId w:val="1"/>
        </w:numPr>
        <w:ind w:left="720" w:hanging="360"/>
        <w:rPr>
          <w:rFonts w:ascii="Roboto" w:cs="Roboto" w:eastAsia="Roboto" w:hAnsi="Roboto"/>
          <w:color w:val="0a0a0a"/>
          <w:sz w:val="21"/>
          <w:szCs w:val="21"/>
          <w:shd w:fill="fefefe" w:val="clear"/>
        </w:rPr>
      </w:pPr>
      <w:r w:rsidDel="00000000" w:rsidR="00000000" w:rsidRPr="00000000">
        <w:rPr>
          <w:rFonts w:ascii="Courier New" w:cs="Courier New" w:eastAsia="Courier New" w:hAnsi="Courier New"/>
          <w:color w:val="0a0a0a"/>
          <w:sz w:val="21"/>
          <w:szCs w:val="21"/>
          <w:shd w:fill="fefefe" w:val="clear"/>
          <w:rtl w:val="0"/>
        </w:rPr>
        <w:t xml:space="preserve">fileDistributionEndPoint: "s3://butler-us-central1-panda-dev/hsc/{payload_folder}/{uniqProcName}/"</w:t>
      </w:r>
      <w:r w:rsidDel="00000000" w:rsidR="00000000" w:rsidRPr="00000000">
        <w:rPr>
          <w:rFonts w:ascii="Roboto" w:cs="Roboto" w:eastAsia="Roboto" w:hAnsi="Roboto"/>
          <w:color w:val="0a0a0a"/>
          <w:sz w:val="21"/>
          <w:szCs w:val="21"/>
          <w:shd w:fill="fefefe" w:val="clear"/>
          <w:rtl w:val="0"/>
        </w:rPr>
        <w:t xml:space="preserve"> this is bucket name and path to the data used in the workflow</w:t>
      </w:r>
    </w:p>
    <w:p w:rsidR="00000000" w:rsidDel="00000000" w:rsidP="00000000" w:rsidRDefault="00000000" w:rsidRPr="00000000" w14:paraId="0000004E">
      <w:pPr>
        <w:pageBreakBefore w:val="0"/>
        <w:numPr>
          <w:ilvl w:val="0"/>
          <w:numId w:val="1"/>
        </w:numPr>
        <w:ind w:left="720" w:hanging="360"/>
        <w:rPr>
          <w:rFonts w:ascii="Roboto" w:cs="Roboto" w:eastAsia="Roboto" w:hAnsi="Roboto"/>
          <w:color w:val="0a0a0a"/>
          <w:sz w:val="21"/>
          <w:szCs w:val="21"/>
          <w:shd w:fill="fefefe" w:val="clear"/>
        </w:rPr>
      </w:pPr>
      <w:r w:rsidDel="00000000" w:rsidR="00000000" w:rsidRPr="00000000">
        <w:rPr>
          <w:rFonts w:ascii="Courier New" w:cs="Courier New" w:eastAsia="Courier New" w:hAnsi="Courier New"/>
          <w:color w:val="0a0a0a"/>
          <w:sz w:val="21"/>
          <w:szCs w:val="21"/>
          <w:shd w:fill="fefefe" w:val="clear"/>
          <w:rtl w:val="0"/>
        </w:rPr>
        <w:t xml:space="preserve">s3_endpoint_url: "</w:t>
      </w:r>
      <w:hyperlink r:id="rId14">
        <w:r w:rsidDel="00000000" w:rsidR="00000000" w:rsidRPr="00000000">
          <w:rPr>
            <w:rFonts w:ascii="Courier New" w:cs="Courier New" w:eastAsia="Courier New" w:hAnsi="Courier New"/>
            <w:color w:val="1155cc"/>
            <w:sz w:val="21"/>
            <w:szCs w:val="21"/>
            <w:u w:val="single"/>
            <w:shd w:fill="fefefe" w:val="clear"/>
            <w:rtl w:val="0"/>
          </w:rPr>
          <w:t xml:space="preserve">https://storage.googleapis.com</w:t>
        </w:r>
      </w:hyperlink>
      <w:r w:rsidDel="00000000" w:rsidR="00000000" w:rsidRPr="00000000">
        <w:rPr>
          <w:rFonts w:ascii="Courier New" w:cs="Courier New" w:eastAsia="Courier New" w:hAnsi="Courier New"/>
          <w:color w:val="0a0a0a"/>
          <w:sz w:val="21"/>
          <w:szCs w:val="21"/>
          <w:shd w:fill="fefefe" w:val="clear"/>
          <w:rtl w:val="0"/>
        </w:rPr>
        <w:t xml:space="preserve">"</w:t>
      </w:r>
      <w:r w:rsidDel="00000000" w:rsidR="00000000" w:rsidRPr="00000000">
        <w:rPr>
          <w:rFonts w:ascii="Roboto" w:cs="Roboto" w:eastAsia="Roboto" w:hAnsi="Roboto"/>
          <w:color w:val="0a0a0a"/>
          <w:sz w:val="21"/>
          <w:szCs w:val="21"/>
          <w:shd w:fill="fefefe" w:val="clear"/>
          <w:rtl w:val="0"/>
        </w:rPr>
        <w:t xml:space="preserve"> the address of the object storage server</w:t>
      </w:r>
    </w:p>
    <w:p w:rsidR="00000000" w:rsidDel="00000000" w:rsidP="00000000" w:rsidRDefault="00000000" w:rsidRPr="00000000" w14:paraId="0000004F">
      <w:pPr>
        <w:pageBreakBefore w:val="0"/>
        <w:numPr>
          <w:ilvl w:val="0"/>
          <w:numId w:val="1"/>
        </w:numPr>
        <w:ind w:left="720" w:hanging="360"/>
        <w:rPr>
          <w:rFonts w:ascii="Roboto" w:cs="Roboto" w:eastAsia="Roboto" w:hAnsi="Roboto"/>
          <w:color w:val="0a0a0a"/>
          <w:sz w:val="21"/>
          <w:szCs w:val="21"/>
          <w:shd w:fill="fefefe" w:val="clear"/>
        </w:rPr>
      </w:pPr>
      <w:r w:rsidDel="00000000" w:rsidR="00000000" w:rsidRPr="00000000">
        <w:rPr>
          <w:rFonts w:ascii="Courier New" w:cs="Courier New" w:eastAsia="Courier New" w:hAnsi="Courier New"/>
          <w:color w:val="0a0a0a"/>
          <w:sz w:val="21"/>
          <w:szCs w:val="21"/>
          <w:shd w:fill="fefefe" w:val="clear"/>
          <w:rtl w:val="0"/>
        </w:rPr>
        <w:t xml:space="preserve">payload_folder: payload</w:t>
      </w:r>
      <w:r w:rsidDel="00000000" w:rsidR="00000000" w:rsidRPr="00000000">
        <w:rPr>
          <w:rFonts w:ascii="Roboto" w:cs="Roboto" w:eastAsia="Roboto" w:hAnsi="Roboto"/>
          <w:color w:val="0a0a0a"/>
          <w:sz w:val="21"/>
          <w:szCs w:val="21"/>
          <w:shd w:fill="fefefe" w:val="clear"/>
          <w:rtl w:val="0"/>
        </w:rPr>
        <w:t xml:space="preserve"> name of the folder where the quantum graph file will be stored</w:t>
      </w:r>
    </w:p>
    <w:p w:rsidR="00000000" w:rsidDel="00000000" w:rsidP="00000000" w:rsidRDefault="00000000" w:rsidRPr="00000000" w14:paraId="00000050">
      <w:pPr>
        <w:pageBreakBefore w:val="0"/>
        <w:numPr>
          <w:ilvl w:val="0"/>
          <w:numId w:val="1"/>
        </w:numPr>
        <w:ind w:left="720" w:hanging="360"/>
        <w:rPr>
          <w:rFonts w:ascii="Roboto" w:cs="Roboto" w:eastAsia="Roboto" w:hAnsi="Roboto"/>
          <w:color w:val="0a0a0a"/>
          <w:sz w:val="21"/>
          <w:szCs w:val="21"/>
          <w:shd w:fill="fefefe" w:val="clear"/>
        </w:rPr>
      </w:pPr>
      <w:r w:rsidDel="00000000" w:rsidR="00000000" w:rsidRPr="00000000">
        <w:rPr>
          <w:rFonts w:ascii="Courier New" w:cs="Courier New" w:eastAsia="Courier New" w:hAnsi="Courier New"/>
          <w:color w:val="0a0a0a"/>
          <w:sz w:val="21"/>
          <w:szCs w:val="21"/>
          <w:shd w:fill="fefefe" w:val="clear"/>
          <w:rtl w:val="0"/>
        </w:rPr>
        <w:t xml:space="preserve">runner_command. </w:t>
      </w:r>
      <w:r w:rsidDel="00000000" w:rsidR="00000000" w:rsidRPr="00000000">
        <w:rPr>
          <w:rFonts w:ascii="Roboto" w:cs="Roboto" w:eastAsia="Roboto" w:hAnsi="Roboto"/>
          <w:color w:val="0a0a0a"/>
          <w:sz w:val="21"/>
          <w:szCs w:val="21"/>
          <w:shd w:fill="fefefe" w:val="clear"/>
          <w:rtl w:val="0"/>
        </w:rPr>
        <w:t xml:space="preserve">This is the command will be executed in container by the Pilot instance. The </w:t>
      </w:r>
      <w:r w:rsidDel="00000000" w:rsidR="00000000" w:rsidRPr="00000000">
        <w:rPr>
          <w:rFonts w:ascii="Courier New" w:cs="Courier New" w:eastAsia="Courier New" w:hAnsi="Courier New"/>
          <w:color w:val="0a0a0a"/>
          <w:sz w:val="21"/>
          <w:szCs w:val="21"/>
          <w:shd w:fill="fefefe" w:val="clear"/>
          <w:rtl w:val="0"/>
        </w:rPr>
        <w:t xml:space="preserve">${{IN/L}} </w:t>
      </w:r>
      <w:r w:rsidDel="00000000" w:rsidR="00000000" w:rsidRPr="00000000">
        <w:rPr>
          <w:rFonts w:ascii="Roboto" w:cs="Roboto" w:eastAsia="Roboto" w:hAnsi="Roboto"/>
          <w:color w:val="0a0a0a"/>
          <w:sz w:val="21"/>
          <w:szCs w:val="21"/>
          <w:shd w:fill="fefefe" w:val="clear"/>
          <w:rtl w:val="0"/>
        </w:rPr>
        <w:t xml:space="preserve">expression is the PanDA substitution rule to be used during jobs generation.</w:t>
      </w:r>
    </w:p>
    <w:p w:rsidR="00000000" w:rsidDel="00000000" w:rsidP="00000000" w:rsidRDefault="00000000" w:rsidRPr="00000000" w14:paraId="00000051">
      <w:pPr>
        <w:pageBreakBefore w:val="0"/>
        <w:numPr>
          <w:ilvl w:val="0"/>
          <w:numId w:val="1"/>
        </w:numPr>
        <w:ind w:left="720" w:hanging="360"/>
        <w:rPr>
          <w:rFonts w:ascii="Roboto" w:cs="Roboto" w:eastAsia="Roboto" w:hAnsi="Roboto"/>
          <w:color w:val="0a0a0a"/>
          <w:sz w:val="21"/>
          <w:szCs w:val="21"/>
          <w:shd w:fill="fefefe" w:val="clear"/>
        </w:rPr>
      </w:pPr>
      <w:r w:rsidDel="00000000" w:rsidR="00000000" w:rsidRPr="00000000">
        <w:rPr>
          <w:rFonts w:ascii="Courier New" w:cs="Courier New" w:eastAsia="Courier New" w:hAnsi="Courier New"/>
          <w:color w:val="0a0a0a"/>
          <w:sz w:val="21"/>
          <w:szCs w:val="21"/>
          <w:shd w:fill="fefefe" w:val="clear"/>
          <w:rtl w:val="0"/>
        </w:rPr>
        <w:t xml:space="preserve">createQuantumGraph: '${CTRL_MPEXEC_DIR}/bin/pipetask qgraph -d "{dataQuery}" -b {butlerConfig} -i {inCollection} -p {pipelineYaml} -q {qgraphFile} {pipelineOptions}'</w:t>
      </w:r>
      <w:r w:rsidDel="00000000" w:rsidR="00000000" w:rsidRPr="00000000">
        <w:rPr>
          <w:rFonts w:ascii="Roboto" w:cs="Roboto" w:eastAsia="Roboto" w:hAnsi="Roboto"/>
          <w:color w:val="0a0a0a"/>
          <w:sz w:val="21"/>
          <w:szCs w:val="21"/>
          <w:shd w:fill="fefefe" w:val="clear"/>
          <w:rtl w:val="0"/>
        </w:rPr>
        <w:t xml:space="preserve"> this command does not contain any PanDA specific parameters and executes at the submission node on the local installation </w:t>
      </w:r>
    </w:p>
    <w:p w:rsidR="00000000" w:rsidDel="00000000" w:rsidP="00000000" w:rsidRDefault="00000000" w:rsidRPr="00000000" w14:paraId="00000052">
      <w:pPr>
        <w:pageBreakBefore w:val="0"/>
        <w:numPr>
          <w:ilvl w:val="0"/>
          <w:numId w:val="1"/>
        </w:numPr>
        <w:ind w:left="720" w:hanging="360"/>
        <w:rPr>
          <w:rFonts w:ascii="Roboto" w:cs="Roboto" w:eastAsia="Roboto" w:hAnsi="Roboto"/>
          <w:color w:val="0a0a0a"/>
          <w:sz w:val="21"/>
          <w:szCs w:val="21"/>
          <w:shd w:fill="fefefe" w:val="clear"/>
        </w:rPr>
      </w:pPr>
      <w:r w:rsidDel="00000000" w:rsidR="00000000" w:rsidRPr="00000000">
        <w:rPr>
          <w:rFonts w:ascii="Courier New" w:cs="Courier New" w:eastAsia="Courier New" w:hAnsi="Courier New"/>
          <w:color w:val="0a0a0a"/>
          <w:sz w:val="21"/>
          <w:szCs w:val="21"/>
          <w:shd w:fill="fefefe" w:val="clear"/>
          <w:rtl w:val="0"/>
        </w:rPr>
        <w:t xml:space="preserve">runQuantumCommand: '${CTRL_MPEXEC_DIR}/bin/pipetask --long-log run -b {butlerConfig} --output-run {outCollection} --qgraph {fileDistributionEndPoint}/{qgraphFile} --qgraph-id {qgraphId} --qgraph-node-id {qgraphNodeId} --skip-init-writes --extend-run --clobber-outputs --skip-existing'</w:t>
      </w:r>
      <w:r w:rsidDel="00000000" w:rsidR="00000000" w:rsidRPr="00000000">
        <w:rPr>
          <w:rFonts w:ascii="Roboto" w:cs="Roboto" w:eastAsia="Roboto" w:hAnsi="Roboto"/>
          <w:color w:val="0a0a0a"/>
          <w:sz w:val="21"/>
          <w:szCs w:val="21"/>
          <w:shd w:fill="fefefe" w:val="clear"/>
          <w:rtl w:val="0"/>
        </w:rPr>
        <w:t xml:space="preserve"> in this command we replace the CTRL_MPEXEC_DIR on container_CTRL_MPEXEC_DIR because it will be executed on the computation node in container</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After implementing lazy variables there is not container release specific variables in the YAML file. </w:t>
      </w:r>
    </w:p>
    <w:p w:rsidR="00000000" w:rsidDel="00000000" w:rsidP="00000000" w:rsidRDefault="00000000" w:rsidRPr="00000000" w14:paraId="00000055">
      <w:pPr>
        <w:pStyle w:val="Heading2"/>
        <w:pageBreakBefore w:val="0"/>
        <w:rPr/>
      </w:pPr>
      <w:bookmarkStart w:colFirst="0" w:colLast="0" w:name="_nbd2uevocaqu" w:id="6"/>
      <w:bookmarkEnd w:id="6"/>
      <w:r w:rsidDel="00000000" w:rsidR="00000000" w:rsidRPr="00000000">
        <w:rPr>
          <w:rtl w:val="0"/>
        </w:rPr>
        <w:t xml:space="preserve">Submission node</w:t>
      </w:r>
    </w:p>
    <w:p w:rsidR="00000000" w:rsidDel="00000000" w:rsidP="00000000" w:rsidRDefault="00000000" w:rsidRPr="00000000" w14:paraId="00000056">
      <w:pPr>
        <w:pageBreakBefore w:val="0"/>
        <w:rPr/>
      </w:pPr>
      <w:r w:rsidDel="00000000" w:rsidR="00000000" w:rsidRPr="00000000">
        <w:rPr>
          <w:rtl w:val="0"/>
        </w:rPr>
        <w:t xml:space="preserve">Due to the network protection rules implemented in IDF, </w:t>
      </w:r>
      <w:commentRangeStart w:id="12"/>
      <w:commentRangeStart w:id="13"/>
      <w:r w:rsidDel="00000000" w:rsidR="00000000" w:rsidRPr="00000000">
        <w:rPr>
          <w:rtl w:val="0"/>
        </w:rPr>
        <w:t xml:space="preserve">access to the Butler repository</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t xml:space="preserve"> and data files located in object storage is allowed only for machines located inside the IDF network perimeter. Therefore workflow generation can not be proceeded on the local machines and require execution of the </w:t>
      </w:r>
      <w:r w:rsidDel="00000000" w:rsidR="00000000" w:rsidRPr="00000000">
        <w:rPr>
          <w:rFonts w:ascii="Courier New" w:cs="Courier New" w:eastAsia="Courier New" w:hAnsi="Courier New"/>
          <w:rtl w:val="0"/>
        </w:rPr>
        <w:t xml:space="preserve">bps </w:t>
      </w:r>
      <w:r w:rsidDel="00000000" w:rsidR="00000000" w:rsidRPr="00000000">
        <w:rPr>
          <w:rtl w:val="0"/>
        </w:rPr>
        <w:t xml:space="preserve">commands on the dedicated submission machine available for remote ssh access as </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jc w:val="center"/>
        <w:rPr>
          <w:rFonts w:ascii="Courier New" w:cs="Courier New" w:eastAsia="Courier New" w:hAnsi="Courier New"/>
        </w:rPr>
      </w:pPr>
      <w:commentRangeStart w:id="14"/>
      <w:commentRangeStart w:id="15"/>
      <w:r w:rsidDel="00000000" w:rsidR="00000000" w:rsidRPr="00000000">
        <w:rPr>
          <w:rFonts w:ascii="Courier New" w:cs="Courier New" w:eastAsia="Courier New" w:hAnsi="Courier New"/>
          <w:rtl w:val="0"/>
        </w:rPr>
        <w:t xml:space="preserve">ssh &lt;username&gt;@35.239.245.173</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Currently this access is limited to a small number of users with lsst.cloud accounts.Before attempting to login to this machine one should receive </w:t>
      </w:r>
      <w:commentRangeStart w:id="16"/>
      <w:commentRangeStart w:id="17"/>
      <w:r w:rsidDel="00000000" w:rsidR="00000000" w:rsidRPr="00000000">
        <w:rPr>
          <w:rtl w:val="0"/>
        </w:rPr>
        <w:t xml:space="preserve">proper access permission</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t xml:space="preserve"> writing in the Rubin slack channel #rubinobs-panda.</w:t>
      </w:r>
    </w:p>
    <w:p w:rsidR="00000000" w:rsidDel="00000000" w:rsidP="00000000" w:rsidRDefault="00000000" w:rsidRPr="00000000" w14:paraId="0000005B">
      <w:pPr>
        <w:pageBreakBefore w:val="0"/>
        <w:rPr/>
      </w:pPr>
      <w:r w:rsidDel="00000000" w:rsidR="00000000" w:rsidRPr="00000000">
        <w:rPr>
          <w:rtl w:val="0"/>
        </w:rPr>
        <w:t xml:space="preserve">The current stack of the Rubin SW i</w:t>
      </w:r>
      <w:commentRangeStart w:id="18"/>
      <w:commentRangeStart w:id="19"/>
      <w:r w:rsidDel="00000000" w:rsidR="00000000" w:rsidRPr="00000000">
        <w:rPr>
          <w:rtl w:val="0"/>
        </w:rPr>
        <w:t xml:space="preserve">s installed </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there under this tree:</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/opt/lsst/software/stack/stack_d_2021_08_11</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To initialize all needed environment variables one should call:</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source /opt/lsst/software/stack/stack_d_2021_08_11/loadLSST.bash</w:t>
      </w:r>
    </w:p>
    <w:p w:rsidR="00000000" w:rsidDel="00000000" w:rsidP="00000000" w:rsidRDefault="00000000" w:rsidRPr="00000000" w14:paraId="0000006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setup lsst_distrib</w:t>
      </w:r>
    </w:p>
    <w:p w:rsidR="00000000" w:rsidDel="00000000" w:rsidP="00000000" w:rsidRDefault="00000000" w:rsidRPr="00000000" w14:paraId="0000006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source /opt/lsst/software/panda_env.sh</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The last line activates PanDA specific variables such as server addresses and authentication pipeline.</w:t>
      </w:r>
    </w:p>
    <w:p w:rsidR="00000000" w:rsidDel="00000000" w:rsidP="00000000" w:rsidRDefault="00000000" w:rsidRPr="00000000" w14:paraId="00000066">
      <w:pPr>
        <w:pageBreakBefore w:val="0"/>
        <w:rPr/>
      </w:pPr>
      <w:r w:rsidDel="00000000" w:rsidR="00000000" w:rsidRPr="00000000">
        <w:rPr>
          <w:rtl w:val="0"/>
        </w:rPr>
        <w:t xml:space="preserve">Once the environment is activated the </w:t>
      </w:r>
      <w:commentRangeStart w:id="20"/>
      <w:commentRangeStart w:id="21"/>
      <w:commentRangeStart w:id="22"/>
      <w:commentRangeStart w:id="23"/>
      <w:commentRangeStart w:id="24"/>
      <w:r w:rsidDel="00000000" w:rsidR="00000000" w:rsidRPr="00000000">
        <w:rPr>
          <w:rtl w:val="0"/>
        </w:rPr>
        <w:t xml:space="preserve">workflow</w:t>
      </w:r>
      <w:commentRangeEnd w:id="20"/>
      <w:r w:rsidDel="00000000" w:rsidR="00000000" w:rsidRPr="00000000">
        <w:commentReference w:id="20"/>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t xml:space="preserve"> could be submitted into the system:</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bps submit &lt;configuration.yaml&gt;</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In the case of successful workflow generation, users will get a link to authenticate in the system as described in the next section.</w:t>
      </w:r>
    </w:p>
    <w:p w:rsidR="00000000" w:rsidDel="00000000" w:rsidP="00000000" w:rsidRDefault="00000000" w:rsidRPr="00000000" w14:paraId="0000006B">
      <w:pPr>
        <w:pageBreakBefore w:val="0"/>
        <w:ind w:left="0" w:firstLine="0"/>
        <w:rPr/>
      </w:pPr>
      <w:r w:rsidDel="00000000" w:rsidR="00000000" w:rsidRPr="00000000">
        <w:rPr>
          <w:rtl w:val="0"/>
        </w:rPr>
      </w:r>
    </w:p>
    <w:p w:rsidR="00000000" w:rsidDel="00000000" w:rsidP="00000000" w:rsidRDefault="00000000" w:rsidRPr="00000000" w14:paraId="0000006C">
      <w:pPr>
        <w:pStyle w:val="Heading2"/>
        <w:pageBreakBefore w:val="0"/>
        <w:rPr/>
      </w:pPr>
      <w:bookmarkStart w:colFirst="0" w:colLast="0" w:name="_gxv4f0ucy9rg" w:id="7"/>
      <w:bookmarkEnd w:id="7"/>
      <w:r w:rsidDel="00000000" w:rsidR="00000000" w:rsidRPr="00000000">
        <w:rPr>
          <w:rtl w:val="0"/>
        </w:rPr>
        <w:t xml:space="preserve">IAM user authentication</w:t>
      </w:r>
    </w:p>
    <w:p w:rsidR="00000000" w:rsidDel="00000000" w:rsidP="00000000" w:rsidRDefault="00000000" w:rsidRPr="00000000" w14:paraId="0000006D">
      <w:pPr>
        <w:pageBreakBefore w:val="0"/>
        <w:rPr/>
      </w:pPr>
      <w:r w:rsidDel="00000000" w:rsidR="00000000" w:rsidRPr="00000000">
        <w:rPr>
          <w:rtl w:val="0"/>
        </w:rPr>
        <w:t xml:space="preserve">After workflow generation the Rubin middleware BPS system will provide the following authentication prompt:</w:t>
      </w:r>
      <w:r w:rsidDel="00000000" w:rsidR="00000000" w:rsidRPr="00000000">
        <w:rPr>
          <w:rtl w:val="0"/>
        </w:rPr>
      </w:r>
    </w:p>
    <w:p w:rsidR="00000000" w:rsidDel="00000000" w:rsidP="00000000" w:rsidRDefault="00000000" w:rsidRPr="00000000" w14:paraId="0000006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INFO : Please go to https://panda-iam-doma.cern.ch/device?user_code=OXIIWM and sign in. Waiting until authentication is completed</w:t>
      </w:r>
    </w:p>
    <w:p w:rsidR="00000000" w:rsidDel="00000000" w:rsidP="00000000" w:rsidRDefault="00000000" w:rsidRPr="00000000" w14:paraId="0000006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INFO : Ready to get ID token?</w:t>
      </w:r>
    </w:p>
    <w:p w:rsidR="00000000" w:rsidDel="00000000" w:rsidP="00000000" w:rsidRDefault="00000000" w:rsidRPr="00000000" w14:paraId="0000007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[y/n]</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A user should proceed with the provided URL, login into the IAM system with identity provider used for registration in the </w:t>
      </w:r>
      <w:r w:rsidDel="00000000" w:rsidR="00000000" w:rsidRPr="00000000">
        <w:rPr>
          <w:rFonts w:ascii="Courier New" w:cs="Courier New" w:eastAsia="Courier New" w:hAnsi="Courier New"/>
          <w:rtl w:val="0"/>
        </w:rPr>
        <w:t xml:space="preserve">https://panda-iam-doma.cern.ch</w:t>
      </w:r>
      <w:r w:rsidDel="00000000" w:rsidR="00000000" w:rsidRPr="00000000">
        <w:rPr>
          <w:rtl w:val="0"/>
        </w:rPr>
        <w:t xml:space="preserve"> and after confirm the payload:</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drawing>
          <wp:inline distB="114300" distT="114300" distL="114300" distR="114300">
            <wp:extent cx="5943600" cy="369570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jc w:val="center"/>
        <w:rPr/>
      </w:pPr>
      <w:r w:rsidDel="00000000" w:rsidR="00000000" w:rsidRPr="00000000">
        <w:rPr>
          <w:rtl w:val="0"/>
        </w:rPr>
        <w:t xml:space="preserve">Fig 2. Payload approve screen</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After approval, the PanDA client leaves a token in the user home folder and its used for future submissions unless the timeout has expired.</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1"/>
        <w:pageBreakBefore w:val="0"/>
        <w:rPr/>
      </w:pPr>
      <w:bookmarkStart w:colFirst="0" w:colLast="0" w:name="_vluqqzg8jfvg" w:id="8"/>
      <w:bookmarkEnd w:id="8"/>
      <w:r w:rsidDel="00000000" w:rsidR="00000000" w:rsidRPr="00000000">
        <w:rPr>
          <w:rtl w:val="0"/>
        </w:rPr>
        <w:t xml:space="preserve">How to monitor </w:t>
      </w:r>
      <w:commentRangeStart w:id="25"/>
      <w:commentRangeStart w:id="26"/>
      <w:commentRangeStart w:id="27"/>
      <w:r w:rsidDel="00000000" w:rsidR="00000000" w:rsidRPr="00000000">
        <w:rPr>
          <w:rtl w:val="0"/>
        </w:rPr>
        <w:t xml:space="preserve">workflow</w:t>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7A">
      <w:pPr>
        <w:pageBreakBefore w:val="0"/>
        <w:rPr>
          <w:ins w:author="Sergey Padolski" w:id="2" w:date="2021-06-22T15:25:50Z"/>
        </w:rPr>
      </w:pPr>
      <w:r w:rsidDel="00000000" w:rsidR="00000000" w:rsidRPr="00000000">
        <w:rPr>
          <w:rtl w:val="0"/>
        </w:rPr>
        <w:t xml:space="preserve">There are different views provided by PanDA monitor to navigate over the workflow computation progress. The most general view is the workflow progress which shows the processing state for the entire execution graph. The whole workflow is split into tasks that perform the unique kind of data processing against a range of data. This is the example of some tasks in the Rubin workflow: measure, forcedPhotCcd, mergeMeasurements, writeObjectTable, consolidateObjectTable, etc. The smallest current granularity of processing work is the job associated with a particular task which performs processing of a single graph node. One task may hold one of the thousands of jobs doing the same algorithmic operations against different input data. To define the exact location of the data being processed by a job, pseudo input files are used. One pseudo-file name encodes the quantum graph file and the data node id to be processed by a particular job.</w:t>
      </w:r>
      <w:ins w:author="Sergey Padolski" w:id="2" w:date="2021-06-22T15:25:50Z">
        <w:r w:rsidDel="00000000" w:rsidR="00000000" w:rsidRPr="00000000">
          <w:rPr>
            <w:rtl w:val="0"/>
          </w:rPr>
        </w:r>
      </w:ins>
    </w:p>
    <w:p w:rsidR="00000000" w:rsidDel="00000000" w:rsidP="00000000" w:rsidRDefault="00000000" w:rsidRPr="00000000" w14:paraId="0000007B">
      <w:pPr>
        <w:pageBreakBefore w:val="0"/>
        <w:rPr>
          <w:ins w:author="Sergey Padolski" w:id="2" w:date="2021-06-22T15:25:50Z"/>
        </w:rPr>
      </w:pPr>
      <w:ins w:author="Sergey Padolski" w:id="2" w:date="2021-06-22T15:25:50Z">
        <w:r w:rsidDel="00000000" w:rsidR="00000000" w:rsidRPr="00000000">
          <w:rPr>
            <w:rtl w:val="0"/>
          </w:rPr>
          <w:t xml:space="preserve">The primary monitoring tool used with the test PanDA setup is available on this address:</w:t>
        </w:r>
      </w:ins>
    </w:p>
    <w:p w:rsidR="00000000" w:rsidDel="00000000" w:rsidP="00000000" w:rsidRDefault="00000000" w:rsidRPr="00000000" w14:paraId="0000007C">
      <w:pPr>
        <w:pageBreakBefore w:val="0"/>
        <w:jc w:val="center"/>
        <w:rPr>
          <w:ins w:author="Sergey Padolski" w:id="2" w:date="2021-06-22T15:25:50Z"/>
        </w:rPr>
      </w:pPr>
      <w:ins w:author="Sergey Padolski" w:id="2" w:date="2021-06-22T15:25:50Z">
        <w:r w:rsidDel="00000000" w:rsidR="00000000" w:rsidRPr="00000000">
          <w:fldChar w:fldCharType="begin"/>
        </w:r>
        <w:r w:rsidDel="00000000" w:rsidR="00000000" w:rsidRPr="00000000">
          <w:instrText xml:space="preserve">HYPERLINK "https://panda-doma.cern.ch/"</w:instrText>
        </w:r>
        <w:r w:rsidDel="00000000" w:rsidR="00000000" w:rsidRPr="00000000">
          <w:fldChar w:fldCharType="separate"/>
        </w:r>
        <w:r w:rsidDel="00000000" w:rsidR="00000000" w:rsidRPr="00000000">
          <w:rPr>
            <w:rtl w:val="0"/>
          </w:rPr>
          <w:t xml:space="preserve">https://panda-doma.cern.ch/</w:t>
        </w:r>
        <w:r w:rsidDel="00000000" w:rsidR="00000000" w:rsidRPr="00000000">
          <w:fldChar w:fldCharType="end"/>
        </w:r>
        <w:r w:rsidDel="00000000" w:rsidR="00000000" w:rsidRPr="00000000">
          <w:rPr>
            <w:rtl w:val="0"/>
          </w:rPr>
        </w:r>
      </w:ins>
    </w:p>
    <w:p w:rsidR="00000000" w:rsidDel="00000000" w:rsidP="00000000" w:rsidRDefault="00000000" w:rsidRPr="00000000" w14:paraId="0000007D">
      <w:pPr>
        <w:pageBreakBefore w:val="0"/>
        <w:jc w:val="both"/>
        <w:rPr>
          <w:ins w:author="Sergey Padolski" w:id="2" w:date="2021-06-22T15:25:50Z"/>
        </w:rPr>
      </w:pPr>
      <w:ins w:author="Sergey Padolski" w:id="2" w:date="2021-06-22T15:25:50Z">
        <w:r w:rsidDel="00000000" w:rsidR="00000000" w:rsidRPr="00000000">
          <w:rPr>
            <w:rtl w:val="0"/>
          </w:rPr>
          <w:t xml:space="preserve">First-time access may require adding this site to the secure exception list, this happens because the site SSL certificate has been signed by the CERN Certification Authority.  The inner views of this website require authentication, then Google or GitHub authentication is the easiest way to do this.</w:t>
        </w:r>
      </w:ins>
    </w:p>
    <w:p w:rsidR="00000000" w:rsidDel="00000000" w:rsidP="00000000" w:rsidRDefault="00000000" w:rsidRPr="00000000" w14:paraId="0000007E">
      <w:pPr>
        <w:pageBreakBefore w:val="0"/>
        <w:jc w:val="center"/>
        <w:rPr>
          <w:del w:author="Sergey Padolski" w:id="2" w:date="2021-06-22T15:25:50Z"/>
        </w:rPr>
        <w:pPrChange w:author="Sergey Padolski" w:id="0" w:date="2021-06-22T16:08:49Z">
          <w:pPr>
            <w:pageBreakBefore w:val="0"/>
          </w:pPr>
        </w:pPrChange>
      </w:pPr>
      <w:del w:author="Sergey Padolski" w:id="2" w:date="2021-06-22T15:25:50Z">
        <w:r w:rsidDel="00000000" w:rsidR="00000000" w:rsidRPr="00000000">
          <w:rPr>
            <w:rtl w:val="0"/>
          </w:rPr>
        </w:r>
      </w:del>
    </w:p>
    <w:p w:rsidR="00000000" w:rsidDel="00000000" w:rsidP="00000000" w:rsidRDefault="00000000" w:rsidRPr="00000000" w14:paraId="0000007F">
      <w:pPr>
        <w:pageBreakBefore w:val="0"/>
        <w:rPr>
          <w:del w:author="Sergey Padolski" w:id="4" w:date="2021-06-22T17:29:19Z"/>
        </w:rPr>
      </w:pPr>
      <w:del w:author="Sergey Padolski" w:id="4" w:date="2021-06-22T17:29:19Z">
        <w:r w:rsidDel="00000000" w:rsidR="00000000" w:rsidRPr="00000000">
          <w:rPr>
            <w:rtl w:val="0"/>
          </w:rPr>
        </w:r>
      </w:del>
    </w:p>
    <w:p w:rsidR="00000000" w:rsidDel="00000000" w:rsidP="00000000" w:rsidRDefault="00000000" w:rsidRPr="00000000" w14:paraId="00000080">
      <w:pPr>
        <w:pageBreakBefore w:val="0"/>
        <w:rPr>
          <w:del w:author="Sergey Padolski" w:id="4" w:date="2021-06-22T17:29:19Z"/>
        </w:rPr>
      </w:pPr>
      <w:del w:author="Sergey Padolski" w:id="4" w:date="2021-06-22T17:29:19Z">
        <w:r w:rsidDel="00000000" w:rsidR="00000000" w:rsidRPr="00000000">
          <w:rPr>
            <w:rtl w:val="0"/>
          </w:rPr>
        </w:r>
      </w:del>
    </w:p>
    <w:p w:rsidR="00000000" w:rsidDel="00000000" w:rsidP="00000000" w:rsidRDefault="00000000" w:rsidRPr="00000000" w14:paraId="00000081">
      <w:pPr>
        <w:pageBreakBefore w:val="0"/>
        <w:rPr>
          <w:del w:author="Sergey Padolski" w:id="4" w:date="2021-06-22T17:29:19Z"/>
        </w:rPr>
      </w:pPr>
      <w:del w:author="Sergey Padolski" w:id="4" w:date="2021-06-22T17:29:19Z">
        <w:r w:rsidDel="00000000" w:rsidR="00000000" w:rsidRPr="00000000">
          <w:rPr>
            <w:rtl w:val="0"/>
          </w:rPr>
        </w:r>
      </w:del>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Style w:val="Heading2"/>
        <w:pageBreakBefore w:val="0"/>
        <w:rPr/>
      </w:pPr>
      <w:bookmarkStart w:colFirst="0" w:colLast="0" w:name="_76bapxxftg8" w:id="9"/>
      <w:bookmarkEnd w:id="9"/>
      <w:r w:rsidDel="00000000" w:rsidR="00000000" w:rsidRPr="00000000">
        <w:rPr>
          <w:rtl w:val="0"/>
        </w:rPr>
        <w:t xml:space="preserve">Workflow progress</w:t>
      </w:r>
    </w:p>
    <w:p w:rsidR="00000000" w:rsidDel="00000000" w:rsidP="00000000" w:rsidRDefault="00000000" w:rsidRPr="00000000" w14:paraId="00000084">
      <w:pPr>
        <w:pageBreakBefore w:val="0"/>
        <w:rPr>
          <w:ins w:author="Hsin-Fang Chiang" w:id="5" w:date="2021-09-14T19:25:53Z"/>
        </w:rPr>
      </w:pPr>
      <w:r w:rsidDel="00000000" w:rsidR="00000000" w:rsidRPr="00000000">
        <w:rPr>
          <w:rtl w:val="0"/>
        </w:rPr>
        <w:t xml:space="preserve">The workflow summary</w:t>
      </w:r>
      <w:r w:rsidDel="00000000" w:rsidR="00000000" w:rsidRPr="00000000">
        <w:rPr>
          <w:rtl w:val="0"/>
        </w:rPr>
        <w:t xml:space="preserve"> is available on this </w:t>
      </w:r>
      <w:commentRangeStart w:id="28"/>
      <w:commentRangeStart w:id="29"/>
      <w:r w:rsidDel="00000000" w:rsidR="00000000" w:rsidRPr="00000000">
        <w:rPr>
          <w:rtl w:val="0"/>
        </w:rPr>
        <w:t xml:space="preserve">address</w:t>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t xml:space="preserve">: </w:t>
      </w:r>
      <w:hyperlink r:id="rId16">
        <w:r w:rsidDel="00000000" w:rsidR="00000000" w:rsidRPr="00000000">
          <w:rPr>
            <w:rFonts w:ascii="Courier New" w:cs="Courier New" w:eastAsia="Courier New" w:hAnsi="Courier New"/>
            <w:color w:val="1155cc"/>
            <w:u w:val="single"/>
            <w:rtl w:val="0"/>
          </w:rPr>
          <w:t xml:space="preserve">https://panda-doma.cern.ch/idds/wfprogress/</w:t>
        </w:r>
      </w:hyperlink>
      <w:r w:rsidDel="00000000" w:rsidR="00000000" w:rsidRPr="00000000">
        <w:rPr>
          <w:rFonts w:ascii="Courier New" w:cs="Courier New" w:eastAsia="Courier New" w:hAnsi="Courier New"/>
          <w:rtl w:val="0"/>
        </w:rPr>
        <w:t xml:space="preserve"> </w:t>
      </w:r>
      <w:r w:rsidDel="00000000" w:rsidR="00000000" w:rsidRPr="00000000">
        <w:rPr>
          <w:rtl w:val="0"/>
        </w:rPr>
        <w:t xml:space="preserve">.</w:t>
      </w:r>
      <w:ins w:author="Hsin-Fang Chiang" w:id="5" w:date="2021-09-14T19:25:53Z">
        <w:r w:rsidDel="00000000" w:rsidR="00000000" w:rsidRPr="00000000">
          <w:rPr>
            <w:rtl w:val="0"/>
          </w:rPr>
        </w:r>
      </w:ins>
    </w:p>
    <w:p w:rsidR="00000000" w:rsidDel="00000000" w:rsidP="00000000" w:rsidRDefault="00000000" w:rsidRPr="00000000" w14:paraId="00000085">
      <w:pPr>
        <w:pageBreakBefore w:val="0"/>
        <w:rPr/>
      </w:pPr>
      <w:ins w:author="Hsin-Fang Chiang" w:id="5" w:date="2021-09-14T19:25:53Z">
        <w:r w:rsidDel="00000000" w:rsidR="00000000" w:rsidRPr="00000000">
          <w:rPr>
            <w:rtl w:val="0"/>
          </w:rPr>
          <w:t xml:space="preserve">(Follo</w:t>
        </w:r>
        <w:r w:rsidDel="00000000" w:rsidR="00000000" w:rsidRPr="00000000">
          <w:rPr>
            <w:rtl w:val="0"/>
          </w:rPr>
          <w:t xml:space="preserve">w </w:t>
        </w:r>
        <w:r w:rsidDel="00000000" w:rsidR="00000000" w:rsidRPr="00000000">
          <w:rPr>
            <w:rtl w:val="0"/>
          </w:rPr>
          <w:t xml:space="preserve">instructions on</w:t>
        </w:r>
        <w:r w:rsidDel="00000000" w:rsidR="00000000" w:rsidRPr="00000000">
          <w:rPr>
            <w:rtl w:val="0"/>
          </w:rPr>
          <w:t xml:space="preserve"> </w:t>
        </w:r>
        <w:r w:rsidDel="00000000" w:rsidR="00000000" w:rsidRPr="00000000">
          <w:fldChar w:fldCharType="begin"/>
        </w:r>
        <w:r w:rsidDel="00000000" w:rsidR="00000000" w:rsidRPr="00000000">
          <w:instrText xml:space="preserve">HYPERLINK "https://cafiles.cern.ch/cafiles/certificates/list.aspx?ca=grid"</w:instrText>
        </w:r>
        <w:r w:rsidDel="00000000" w:rsidR="00000000" w:rsidRPr="00000000">
          <w:fldChar w:fldCharType="separate"/>
        </w:r>
        <w:r w:rsidDel="00000000" w:rsidR="00000000" w:rsidRPr="00000000">
          <w:rPr>
            <w:rtl w:val="0"/>
          </w:rPr>
          <w:t xml:space="preserve">https://cafiles.cern.ch/cafiles/certificates/list.aspx?ca=grid</w:t>
        </w:r>
        <w:r w:rsidDel="00000000" w:rsidR="00000000" w:rsidRPr="00000000">
          <w:fldChar w:fldCharType="end"/>
        </w:r>
        <w:r w:rsidDel="00000000" w:rsidR="00000000" w:rsidRPr="00000000">
          <w:rPr>
            <w:rtl w:val="0"/>
          </w:rPr>
          <w:t xml:space="preserve"> and install CERN Grid certification Authority in the browser)</w:t>
        </w:r>
      </w:ins>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drawing>
          <wp:inline distB="114300" distT="114300" distL="114300" distR="114300">
            <wp:extent cx="5943600" cy="24384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jc w:val="center"/>
        <w:rPr/>
      </w:pPr>
      <w:r w:rsidDel="00000000" w:rsidR="00000000" w:rsidRPr="00000000">
        <w:rPr>
          <w:rtl w:val="0"/>
        </w:rPr>
        <w:t xml:space="preserve">Fig 3. Screenshot of the Workflow progress view</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This page provides an overview of the workflow progress:</w:t>
      </w:r>
    </w:p>
    <w:p w:rsidR="00000000" w:rsidDel="00000000" w:rsidP="00000000" w:rsidRDefault="00000000" w:rsidRPr="00000000" w14:paraId="0000008B">
      <w:pPr>
        <w:pageBreakBefore w:val="0"/>
        <w:numPr>
          <w:ilvl w:val="0"/>
          <w:numId w:val="2"/>
        </w:numPr>
        <w:ind w:left="720" w:hanging="360"/>
        <w:rPr>
          <w:u w:val="none"/>
        </w:rPr>
      </w:pPr>
      <w:r w:rsidDel="00000000" w:rsidR="00000000" w:rsidRPr="00000000">
        <w:rPr>
          <w:rFonts w:ascii="Courier New" w:cs="Courier New" w:eastAsia="Courier New" w:hAnsi="Courier New"/>
          <w:rtl w:val="0"/>
        </w:rPr>
        <w:t xml:space="preserve">requst_id </w:t>
      </w:r>
      <w:r w:rsidDel="00000000" w:rsidR="00000000" w:rsidRPr="00000000">
        <w:rPr>
          <w:rtl w:val="0"/>
        </w:rPr>
        <w:t xml:space="preserve">is the number of the workflow in the iDDS server</w:t>
      </w:r>
    </w:p>
    <w:p w:rsidR="00000000" w:rsidDel="00000000" w:rsidP="00000000" w:rsidRDefault="00000000" w:rsidRPr="00000000" w14:paraId="0000008C">
      <w:pPr>
        <w:pageBreakBefore w:val="0"/>
        <w:numPr>
          <w:ilvl w:val="0"/>
          <w:numId w:val="2"/>
        </w:numPr>
        <w:ind w:left="720" w:hanging="360"/>
        <w:rPr>
          <w:u w:val="none"/>
        </w:rPr>
      </w:pPr>
      <w:r w:rsidDel="00000000" w:rsidR="00000000" w:rsidRPr="00000000">
        <w:rPr>
          <w:rFonts w:ascii="Courier New" w:cs="Courier New" w:eastAsia="Courier New" w:hAnsi="Courier New"/>
          <w:rtl w:val="0"/>
        </w:rPr>
        <w:t xml:space="preserve">created_at </w:t>
      </w:r>
      <w:r w:rsidDel="00000000" w:rsidR="00000000" w:rsidRPr="00000000">
        <w:rPr>
          <w:rtl w:val="0"/>
        </w:rPr>
        <w:t xml:space="preserve">is the time when the workflow was submitted in the iDDS server. Time provided in the UTC time zone.</w:t>
      </w:r>
    </w:p>
    <w:p w:rsidR="00000000" w:rsidDel="00000000" w:rsidP="00000000" w:rsidRDefault="00000000" w:rsidRPr="00000000" w14:paraId="0000008D">
      <w:pPr>
        <w:pageBreakBefore w:val="0"/>
        <w:numPr>
          <w:ilvl w:val="0"/>
          <w:numId w:val="2"/>
        </w:numPr>
        <w:ind w:left="720" w:hanging="360"/>
        <w:rPr>
          <w:u w:val="none"/>
        </w:rPr>
      </w:pPr>
      <w:r w:rsidDel="00000000" w:rsidR="00000000" w:rsidRPr="00000000">
        <w:rPr>
          <w:rFonts w:ascii="Courier New" w:cs="Courier New" w:eastAsia="Courier New" w:hAnsi="Courier New"/>
          <w:rtl w:val="0"/>
        </w:rPr>
        <w:t xml:space="preserve">total_tasks </w:t>
      </w:r>
      <w:r w:rsidDel="00000000" w:rsidR="00000000" w:rsidRPr="00000000">
        <w:rPr>
          <w:rtl w:val="0"/>
        </w:rPr>
        <w:t xml:space="preserve">is the number of tasks used for grouping jobs of the same functional role</w:t>
      </w:r>
    </w:p>
    <w:p w:rsidR="00000000" w:rsidDel="00000000" w:rsidP="00000000" w:rsidRDefault="00000000" w:rsidRPr="00000000" w14:paraId="0000008E">
      <w:pPr>
        <w:pageBreakBefore w:val="0"/>
        <w:numPr>
          <w:ilvl w:val="0"/>
          <w:numId w:val="2"/>
        </w:numPr>
        <w:ind w:left="720" w:hanging="360"/>
        <w:rPr>
          <w:u w:val="none"/>
        </w:rPr>
      </w:pPr>
      <w:r w:rsidDel="00000000" w:rsidR="00000000" w:rsidRPr="00000000">
        <w:rPr>
          <w:rFonts w:ascii="Courier New" w:cs="Courier New" w:eastAsia="Courier New" w:hAnsi="Courier New"/>
          <w:rtl w:val="0"/>
        </w:rPr>
        <w:t xml:space="preserve">tasks </w:t>
      </w:r>
      <w:r w:rsidDel="00000000" w:rsidR="00000000" w:rsidRPr="00000000">
        <w:rPr>
          <w:rtl w:val="0"/>
        </w:rPr>
        <w:t xml:space="preserve">column provides link to tasks in different status</w:t>
      </w:r>
    </w:p>
    <w:p w:rsidR="00000000" w:rsidDel="00000000" w:rsidP="00000000" w:rsidRDefault="00000000" w:rsidRPr="00000000" w14:paraId="0000008F">
      <w:pPr>
        <w:pageBreakBefore w:val="0"/>
        <w:numPr>
          <w:ilvl w:val="0"/>
          <w:numId w:val="2"/>
        </w:numPr>
        <w:ind w:left="720" w:hanging="360"/>
        <w:rPr>
          <w:u w:val="none"/>
        </w:rPr>
      </w:pPr>
      <w:r w:rsidDel="00000000" w:rsidR="00000000" w:rsidRPr="00000000">
        <w:rPr>
          <w:rtl w:val="0"/>
        </w:rPr>
        <w:t xml:space="preserve">all rest columns provides count of input files in different statuses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Once a new workflow has submitted it can take about 20 minutes to appear in the workflow monitoring</w:t>
      </w:r>
    </w:p>
    <w:p w:rsidR="00000000" w:rsidDel="00000000" w:rsidP="00000000" w:rsidRDefault="00000000" w:rsidRPr="00000000" w14:paraId="00000092">
      <w:pPr>
        <w:pageBreakBefore w:val="0"/>
        <w:ind w:left="0" w:firstLine="0"/>
        <w:rPr/>
      </w:pPr>
      <w:r w:rsidDel="00000000" w:rsidR="00000000" w:rsidRPr="00000000">
        <w:rPr>
          <w:rtl w:val="0"/>
        </w:rPr>
      </w:r>
    </w:p>
    <w:p w:rsidR="00000000" w:rsidDel="00000000" w:rsidP="00000000" w:rsidRDefault="00000000" w:rsidRPr="00000000" w14:paraId="00000093">
      <w:pPr>
        <w:pStyle w:val="Heading2"/>
        <w:pageBreakBefore w:val="0"/>
        <w:rPr/>
      </w:pPr>
      <w:bookmarkStart w:colFirst="0" w:colLast="0" w:name="_wt95nejaqr4d" w:id="10"/>
      <w:bookmarkEnd w:id="10"/>
      <w:r w:rsidDel="00000000" w:rsidR="00000000" w:rsidRPr="00000000">
        <w:rPr>
          <w:rtl w:val="0"/>
        </w:rPr>
        <w:t xml:space="preserve">Tasks progress</w:t>
      </w:r>
    </w:p>
    <w:p w:rsidR="00000000" w:rsidDel="00000000" w:rsidP="00000000" w:rsidRDefault="00000000" w:rsidRPr="00000000" w14:paraId="00000094">
      <w:pPr>
        <w:pageBreakBefore w:val="0"/>
        <w:rPr/>
      </w:pPr>
      <w:r w:rsidDel="00000000" w:rsidR="00000000" w:rsidRPr="00000000">
        <w:rPr>
          <w:rtl w:val="0"/>
        </w:rPr>
        <w:t xml:space="preserve">Tasks view provides more detailed information about statuses of tasks in the workflow. There are different ways how such a list of tasks could be retrieved. One of the ways is to drill down using the link provided in the WorkFlow progress view described earlier. Another way is to use the workflow name, e.g.:</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jc w:val="center"/>
        <w:rPr>
          <w:rFonts w:ascii="Courier New" w:cs="Courier New" w:eastAsia="Courier New" w:hAnsi="Courier New"/>
        </w:rPr>
      </w:pPr>
      <w:hyperlink r:id="rId18">
        <w:r w:rsidDel="00000000" w:rsidR="00000000" w:rsidRPr="00000000">
          <w:rPr>
            <w:rFonts w:ascii="Courier New" w:cs="Courier New" w:eastAsia="Courier New" w:hAnsi="Courier New"/>
            <w:color w:val="1155cc"/>
            <w:sz w:val="20"/>
            <w:szCs w:val="20"/>
            <w:u w:val="single"/>
            <w:rtl w:val="0"/>
          </w:rPr>
          <w:t xml:space="preserve">https://panda-doma.cern.ch/tasks/?name=shared_pipecheck_20210525T115157Z*</w:t>
        </w:r>
      </w:hyperlink>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This view displays a short summary of tasks, its statuses and progress. For example, a line of the summary table shown in the fig 4. </w:t>
      </w:r>
    </w:p>
    <w:p w:rsidR="00000000" w:rsidDel="00000000" w:rsidP="00000000" w:rsidRDefault="00000000" w:rsidRPr="00000000" w14:paraId="00000099">
      <w:pPr>
        <w:pageBreakBefore w:val="0"/>
        <w:rPr/>
      </w:pPr>
      <w:r w:rsidDel="00000000" w:rsidR="00000000" w:rsidRPr="00000000">
        <w:rPr/>
        <w:drawing>
          <wp:inline distB="114300" distT="114300" distL="114300" distR="114300">
            <wp:extent cx="5943600" cy="3937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jc w:val="center"/>
        <w:rPr/>
      </w:pPr>
      <w:r w:rsidDel="00000000" w:rsidR="00000000" w:rsidRPr="00000000">
        <w:rPr>
          <w:rtl w:val="0"/>
        </w:rPr>
        <w:t xml:space="preserve">Fig 4. Example of the task summary on the tasks view</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In this line the first column is the task id in the PanDA system linked to a task detailed view. The second column provides the task name. There is a message displayed here: “</w:t>
      </w:r>
      <w:r w:rsidDel="00000000" w:rsidR="00000000" w:rsidRPr="00000000">
        <w:rPr>
          <w:rFonts w:ascii="Roboto" w:cs="Roboto" w:eastAsia="Roboto" w:hAnsi="Roboto"/>
          <w:color w:val="a52a2a"/>
          <w:sz w:val="21"/>
          <w:szCs w:val="21"/>
          <w:shd w:fill="fefefe" w:val="clear"/>
          <w:rtl w:val="0"/>
        </w:rPr>
        <w:t xml:space="preserve">insufficient inputs are ready. 0 files available, 1*1 files required</w:t>
      </w:r>
      <w:r w:rsidDel="00000000" w:rsidR="00000000" w:rsidRPr="00000000">
        <w:rPr>
          <w:rtl w:val="0"/>
        </w:rPr>
        <w:t xml:space="preserve">” this means that not all pseudo inputs (data ids) for this task are released because the previous steps are not yet finished and currently this task has no unprocessed inputs. The third column shows the task status and number of pseudo inputs (data ids) registered for this task. Each data input corresponds to a unique job to be submitted in the computation cluster. In this case the task unites 1180 jobs. The third column shows the overall completion progress (84% or 1001 jobs) and the failure rate (9% or 64 jobs).</w:t>
      </w:r>
    </w:p>
    <w:p w:rsidR="00000000" w:rsidDel="00000000" w:rsidP="00000000" w:rsidRDefault="00000000" w:rsidRPr="00000000" w14:paraId="0000009D">
      <w:pPr>
        <w:pageBreakBefore w:val="0"/>
        <w:rPr/>
      </w:pPr>
      <w:r w:rsidDel="00000000" w:rsidR="00000000" w:rsidRPr="00000000">
        <w:rPr>
          <w:rtl w:val="0"/>
        </w:rPr>
        <w:t xml:space="preserve">Following columns used for the system debug.</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Style w:val="Heading2"/>
        <w:pageBreakBefore w:val="0"/>
        <w:rPr/>
      </w:pPr>
      <w:bookmarkStart w:colFirst="0" w:colLast="0" w:name="_jup42y32tctg" w:id="11"/>
      <w:bookmarkEnd w:id="11"/>
      <w:r w:rsidDel="00000000" w:rsidR="00000000" w:rsidRPr="00000000">
        <w:rPr>
          <w:rtl w:val="0"/>
        </w:rPr>
        <w:t xml:space="preserve">Jobs progress</w:t>
      </w:r>
    </w:p>
    <w:p w:rsidR="00000000" w:rsidDel="00000000" w:rsidP="00000000" w:rsidRDefault="00000000" w:rsidRPr="00000000" w14:paraId="000000A1">
      <w:pPr>
        <w:pageBreakBefore w:val="0"/>
        <w:rPr/>
      </w:pPr>
      <w:r w:rsidDel="00000000" w:rsidR="00000000" w:rsidRPr="00000000">
        <w:rPr>
          <w:rtl w:val="0"/>
        </w:rPr>
        <w:t xml:space="preserve">Clicking on the task id or its name on the tasks view the detailed information is loaded, as shown on the fig. 5:</w:t>
      </w:r>
    </w:p>
    <w:p w:rsidR="00000000" w:rsidDel="00000000" w:rsidP="00000000" w:rsidRDefault="00000000" w:rsidRPr="00000000" w14:paraId="000000A2">
      <w:pPr>
        <w:pageBreakBefore w:val="0"/>
        <w:rPr/>
      </w:pPr>
      <w:r w:rsidDel="00000000" w:rsidR="00000000" w:rsidRPr="00000000">
        <w:rPr/>
        <w:drawing>
          <wp:inline distB="114300" distT="114300" distL="114300" distR="114300">
            <wp:extent cx="5443538" cy="4064138"/>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443538" cy="40641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jc w:val="center"/>
        <w:rPr/>
      </w:pPr>
      <w:r w:rsidDel="00000000" w:rsidR="00000000" w:rsidRPr="00000000">
        <w:rPr>
          <w:rtl w:val="0"/>
        </w:rPr>
        <w:t xml:space="preserve">Fig 5. Task details</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Here one can see several tables, one of the most important is the jobs summary. In this table all jobs of the task are counted and groped by their statuses. Since PanDA uses late jobs generation, a job is generated only when the next available input is released. </w:t>
      </w:r>
    </w:p>
    <w:p w:rsidR="00000000" w:rsidDel="00000000" w:rsidP="00000000" w:rsidRDefault="00000000" w:rsidRPr="00000000" w14:paraId="000000A6">
      <w:pPr>
        <w:pageBreakBefore w:val="0"/>
        <w:rPr/>
      </w:pPr>
      <w:r w:rsidDel="00000000" w:rsidR="00000000" w:rsidRPr="00000000">
        <w:rPr>
          <w:rtl w:val="0"/>
        </w:rPr>
        <w:t xml:space="preserve">There are two retry filtration modes supported: </w:t>
      </w:r>
      <w:r w:rsidDel="00000000" w:rsidR="00000000" w:rsidRPr="00000000">
        <w:rPr>
          <w:rFonts w:ascii="Courier New" w:cs="Courier New" w:eastAsia="Courier New" w:hAnsi="Courier New"/>
          <w:rtl w:val="0"/>
        </w:rPr>
        <w:t xml:space="preserve">drop </w:t>
      </w:r>
      <w:r w:rsidDel="00000000" w:rsidR="00000000" w:rsidRPr="00000000">
        <w:rPr>
          <w:rtl w:val="0"/>
        </w:rPr>
        <w:t xml:space="preserve">and </w:t>
      </w:r>
      <w:r w:rsidDel="00000000" w:rsidR="00000000" w:rsidRPr="00000000">
        <w:rPr>
          <w:rFonts w:ascii="Courier New" w:cs="Courier New" w:eastAsia="Courier New" w:hAnsi="Courier New"/>
          <w:rtl w:val="0"/>
        </w:rPr>
        <w:t xml:space="preserve">non drop</w:t>
      </w:r>
      <w:r w:rsidDel="00000000" w:rsidR="00000000" w:rsidRPr="00000000">
        <w:rPr>
          <w:rtl w:val="0"/>
        </w:rPr>
        <w:t xml:space="preserve">. They could be switched by clicking the correspondent link in the table head. The </w:t>
      </w:r>
      <w:r w:rsidDel="00000000" w:rsidR="00000000" w:rsidRPr="00000000">
        <w:rPr>
          <w:rFonts w:ascii="Courier New" w:cs="Courier New" w:eastAsia="Courier New" w:hAnsi="Courier New"/>
          <w:rtl w:val="0"/>
        </w:rPr>
        <w:t xml:space="preserve">drop </w:t>
      </w:r>
      <w:r w:rsidDel="00000000" w:rsidR="00000000" w:rsidRPr="00000000">
        <w:rPr>
          <w:rtl w:val="0"/>
        </w:rPr>
        <w:t xml:space="preserve">mode hides all failed jobs which were successfully retried and shows only failures which are hopeless or not yet addressed by the retry module. The </w:t>
      </w:r>
      <w:r w:rsidDel="00000000" w:rsidR="00000000" w:rsidRPr="00000000">
        <w:rPr>
          <w:rFonts w:ascii="Courier New" w:cs="Courier New" w:eastAsia="Courier New" w:hAnsi="Courier New"/>
          <w:rtl w:val="0"/>
        </w:rPr>
        <w:t xml:space="preserve">drop </w:t>
      </w:r>
      <w:r w:rsidDel="00000000" w:rsidR="00000000" w:rsidRPr="00000000">
        <w:rPr>
          <w:rtl w:val="0"/>
        </w:rPr>
        <w:t xml:space="preserve">mode is the default one. The </w:t>
      </w:r>
      <w:r w:rsidDel="00000000" w:rsidR="00000000" w:rsidRPr="00000000">
        <w:rPr>
          <w:rFonts w:ascii="Courier New" w:cs="Courier New" w:eastAsia="Courier New" w:hAnsi="Courier New"/>
          <w:rtl w:val="0"/>
        </w:rPr>
        <w:t xml:space="preserve">non drop</w:t>
      </w:r>
      <w:r w:rsidDel="00000000" w:rsidR="00000000" w:rsidRPr="00000000">
        <w:rPr>
          <w:rtl w:val="0"/>
        </w:rPr>
        <w:t xml:space="preserve"> mode shows every failure regardless if they were retried. It could be directly specified in the query URL as follows:</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https://panda-doma.cern.ch/task/&lt;taskid&gt;/?mode=nodrop</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Style w:val="Heading2"/>
        <w:pageBreakBefore w:val="0"/>
        <w:rPr/>
      </w:pPr>
      <w:bookmarkStart w:colFirst="0" w:colLast="0" w:name="_p8s4rc5oy5w2" w:id="12"/>
      <w:bookmarkEnd w:id="12"/>
      <w:r w:rsidDel="00000000" w:rsidR="00000000" w:rsidRPr="00000000">
        <w:rPr>
          <w:rtl w:val="0"/>
        </w:rPr>
        <w:t xml:space="preserve">Logs access</w:t>
      </w:r>
    </w:p>
    <w:p w:rsidR="00000000" w:rsidDel="00000000" w:rsidP="00000000" w:rsidRDefault="00000000" w:rsidRPr="00000000" w14:paraId="000000AB">
      <w:pPr>
        <w:pageBreakBefore w:val="0"/>
        <w:rPr/>
      </w:pPr>
      <w:r w:rsidDel="00000000" w:rsidR="00000000" w:rsidRPr="00000000">
        <w:rPr>
          <w:rtl w:val="0"/>
        </w:rPr>
        <w:t xml:space="preserve">PanDA monitor provides central access to logs generated by running jobs. A log becomes accessible when a job is in the final state - e.g. finished or failed. In the IDF deployment every log is transferred to the object store and then available for download from there. There are 2 kinds of job logs available: the Rubin software output and the Pilot log which arrange the job run on the computation node. </w:t>
      </w:r>
    </w:p>
    <w:p w:rsidR="00000000" w:rsidDel="00000000" w:rsidP="00000000" w:rsidRDefault="00000000" w:rsidRPr="00000000" w14:paraId="000000AC">
      <w:pPr>
        <w:pageBreakBefore w:val="0"/>
        <w:rPr/>
      </w:pPr>
      <w:r w:rsidDel="00000000" w:rsidR="00000000" w:rsidRPr="00000000">
        <w:rPr>
          <w:rtl w:val="0"/>
        </w:rPr>
        <w:t xml:space="preserve">To access the job log one should load the job details page first. It is accessible as:</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jc w:val="center"/>
        <w:rPr/>
      </w:pPr>
      <w:r w:rsidDel="00000000" w:rsidR="00000000" w:rsidRPr="00000000">
        <w:rPr>
          <w:rFonts w:ascii="Courier New" w:cs="Courier New" w:eastAsia="Courier New" w:hAnsi="Courier New"/>
          <w:rtl w:val="0"/>
        </w:rPr>
        <w:t xml:space="preserve">https://panda-doma.cern.ch/job/&lt;jobid&gt;/</w:t>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The job page could be also navigated starting from the task page:</w:t>
      </w:r>
    </w:p>
    <w:p w:rsidR="00000000" w:rsidDel="00000000" w:rsidP="00000000" w:rsidRDefault="00000000" w:rsidRPr="00000000" w14:paraId="000000B1">
      <w:pPr>
        <w:pageBreakBefore w:val="0"/>
        <w:ind w:left="0" w:firstLine="0"/>
        <w:rPr/>
      </w:pPr>
      <w:r w:rsidDel="00000000" w:rsidR="00000000" w:rsidRPr="00000000">
        <w:rPr>
          <w:rtl w:val="0"/>
        </w:rPr>
      </w:r>
    </w:p>
    <w:p w:rsidR="00000000" w:rsidDel="00000000" w:rsidP="00000000" w:rsidRDefault="00000000" w:rsidRPr="00000000" w14:paraId="000000B2">
      <w:pPr>
        <w:pageBreakBefore w:val="0"/>
        <w:ind w:left="0" w:firstLine="0"/>
        <w:jc w:val="center"/>
        <w:rPr/>
      </w:pPr>
      <w:r w:rsidDel="00000000" w:rsidR="00000000" w:rsidRPr="00000000">
        <w:rPr>
          <w:rtl w:val="0"/>
        </w:rPr>
        <w:t xml:space="preserve">task - &gt; list of jobs in particular state -&gt; job</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ageBreakBefore w:val="0"/>
        <w:ind w:left="0" w:firstLine="0"/>
        <w:rPr/>
      </w:pPr>
      <w:r w:rsidDel="00000000" w:rsidR="00000000" w:rsidRPr="00000000">
        <w:rPr>
          <w:rtl w:val="0"/>
        </w:rPr>
        <w:t xml:space="preserve">Once a job page has landed a user should click: Logs -&gt; Pilot job stderr. This will download the Rubin SW output.</w:t>
      </w:r>
    </w:p>
    <w:p w:rsidR="00000000" w:rsidDel="00000000" w:rsidP="00000000" w:rsidRDefault="00000000" w:rsidRPr="00000000" w14:paraId="000000B5">
      <w:pPr>
        <w:pStyle w:val="Heading2"/>
        <w:rPr/>
      </w:pPr>
      <w:bookmarkStart w:colFirst="0" w:colLast="0" w:name="_t221tr7ksp64" w:id="13"/>
      <w:bookmarkEnd w:id="13"/>
      <w:r w:rsidDel="00000000" w:rsidR="00000000" w:rsidRPr="00000000">
        <w:rPr>
          <w:rtl w:val="0"/>
        </w:rPr>
        <w:t xml:space="preserve">Real-time l</w:t>
      </w:r>
      <w:r w:rsidDel="00000000" w:rsidR="00000000" w:rsidRPr="00000000">
        <w:rPr>
          <w:rtl w:val="0"/>
        </w:rPr>
        <w:t xml:space="preserve">ogs access</w:t>
      </w:r>
    </w:p>
    <w:p w:rsidR="00000000" w:rsidDel="00000000" w:rsidP="00000000" w:rsidRDefault="00000000" w:rsidRPr="00000000" w14:paraId="000000B6">
      <w:pPr>
        <w:spacing w:after="240" w:lineRule="auto"/>
        <w:rPr/>
      </w:pPr>
      <w:r w:rsidDel="00000000" w:rsidR="00000000" w:rsidRPr="00000000">
        <w:rPr>
          <w:rtl w:val="0"/>
        </w:rPr>
        <w:t xml:space="preserve">The Rubin jobs on the PanDA queues are also provided with (near)real-time logging on Google Cloud Logging. Once the jobs have been running on the PandDA queues, users can check the json format job logs on</w:t>
      </w:r>
      <w:hyperlink r:id="rId21">
        <w:r w:rsidDel="00000000" w:rsidR="00000000" w:rsidRPr="00000000">
          <w:rPr>
            <w:color w:val="1155cc"/>
            <w:u w:val="single"/>
            <w:rtl w:val="0"/>
          </w:rPr>
          <w:t xml:space="preserve"> the Google Logs Explorer</w:t>
        </w:r>
      </w:hyperlink>
      <w:r w:rsidDel="00000000" w:rsidR="00000000" w:rsidRPr="00000000">
        <w:rPr>
          <w:rtl w:val="0"/>
        </w:rPr>
        <w:t xml:space="preserve">. To access it, you need to login with your Google account of </w:t>
      </w:r>
      <w:r w:rsidDel="00000000" w:rsidR="00000000" w:rsidRPr="00000000">
        <w:rPr>
          <w:b w:val="1"/>
          <w:rtl w:val="0"/>
        </w:rPr>
        <w:t xml:space="preserve">lsst.cloud</w:t>
      </w:r>
      <w:r w:rsidDel="00000000" w:rsidR="00000000" w:rsidRPr="00000000">
        <w:rPr>
          <w:rtl w:val="0"/>
        </w:rPr>
        <w:t xml:space="preserve">, and select the project of "</w:t>
      </w:r>
      <w:r w:rsidDel="00000000" w:rsidR="00000000" w:rsidRPr="00000000">
        <w:rPr>
          <w:b w:val="1"/>
          <w:rtl w:val="0"/>
        </w:rPr>
        <w:t xml:space="preserve">panda-dev</w:t>
      </w:r>
      <w:r w:rsidDel="00000000" w:rsidR="00000000" w:rsidRPr="00000000">
        <w:rPr>
          <w:rtl w:val="0"/>
        </w:rPr>
        <w:t xml:space="preserve">" (the full name is panda-dev-1a74).</w:t>
      </w:r>
    </w:p>
    <w:p w:rsidR="00000000" w:rsidDel="00000000" w:rsidP="00000000" w:rsidRDefault="00000000" w:rsidRPr="00000000" w14:paraId="000000B7">
      <w:pPr>
        <w:spacing w:after="240" w:before="240" w:lineRule="auto"/>
        <w:rPr/>
      </w:pPr>
      <w:r w:rsidDel="00000000" w:rsidR="00000000" w:rsidRPr="00000000">
        <w:rPr>
          <w:rtl w:val="0"/>
        </w:rPr>
        <w:t xml:space="preserve">On the Google Logs Explorer, you make the query. Please include the logName  </w:t>
      </w:r>
      <w:r w:rsidDel="00000000" w:rsidR="00000000" w:rsidRPr="00000000">
        <w:rPr>
          <w:b w:val="1"/>
          <w:rtl w:val="0"/>
        </w:rPr>
        <w:t xml:space="preserve">Panda-RubinLog</w:t>
      </w:r>
      <w:r w:rsidDel="00000000" w:rsidR="00000000" w:rsidRPr="00000000">
        <w:rPr>
          <w:rtl w:val="0"/>
        </w:rPr>
        <w:t xml:space="preserve"> in the query:</w:t>
      </w:r>
    </w:p>
    <w:p w:rsidR="00000000" w:rsidDel="00000000" w:rsidP="00000000" w:rsidRDefault="00000000" w:rsidRPr="00000000" w14:paraId="000000B8">
      <w:pPr>
        <w:rPr/>
      </w:pPr>
      <w:r w:rsidDel="00000000" w:rsidR="00000000" w:rsidRPr="00000000">
        <w:rPr>
          <w:rFonts w:ascii="Courier New" w:cs="Courier New" w:eastAsia="Courier New" w:hAnsi="Courier New"/>
          <w:highlight w:val="white"/>
        </w:rPr>
        <mc:AlternateContent>
          <mc:Choice Requires="wpg">
            <w:drawing>
              <wp:inline distB="114300" distT="114300" distL="114300" distR="114300">
                <wp:extent cx="4667250" cy="371475"/>
                <wp:effectExtent b="0" l="0" r="0" t="0"/>
                <wp:docPr id="1" name=""/>
                <a:graphic>
                  <a:graphicData uri="http://schemas.microsoft.com/office/word/2010/wordprocessingShape">
                    <wps:wsp>
                      <wps:cNvSpPr txBox="1"/>
                      <wps:cNvPr id="2" name="Shape 2"/>
                      <wps:spPr>
                        <a:xfrm>
                          <a:off x="126625" y="165600"/>
                          <a:ext cx="4646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1"/>
                                <w:smallCaps w:val="0"/>
                                <w:strike w:val="0"/>
                                <w:color w:val="000000"/>
                                <w:sz w:val="22"/>
                                <w:highlight w:val="white"/>
                                <w:vertAlign w:val="baseline"/>
                              </w:rPr>
                              <w:t xml:space="preserve">logName="projects/panda-dev-1a74/logs/</w:t>
                            </w:r>
                            <w:r w:rsidDel="00000000" w:rsidR="00000000" w:rsidRPr="00000000">
                              <w:rPr>
                                <w:rFonts w:ascii="Courier New" w:cs="Courier New" w:eastAsia="Courier New" w:hAnsi="Courier New"/>
                                <w:b w:val="1"/>
                                <w:i w:val="1"/>
                                <w:smallCaps w:val="0"/>
                                <w:strike w:val="0"/>
                                <w:color w:val="000000"/>
                                <w:sz w:val="22"/>
                                <w:highlight w:val="white"/>
                                <w:vertAlign w:val="baseline"/>
                              </w:rPr>
                              <w:t xml:space="preserve">Panda-RubinLog</w:t>
                            </w:r>
                            <w:r w:rsidDel="00000000" w:rsidR="00000000" w:rsidRPr="00000000">
                              <w:rPr>
                                <w:rFonts w:ascii="Courier New" w:cs="Courier New" w:eastAsia="Courier New" w:hAnsi="Courier New"/>
                                <w:b w:val="0"/>
                                <w:i w:val="1"/>
                                <w:smallCaps w:val="0"/>
                                <w:strike w:val="0"/>
                                <w:color w:val="000000"/>
                                <w:sz w:val="22"/>
                                <w:highlight w:val="white"/>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667250" cy="371475"/>
                <wp:effectExtent b="0" l="0" r="0" t="0"/>
                <wp:docPr id="1" name="image8.png"/>
                <a:graphic>
                  <a:graphicData uri="http://schemas.openxmlformats.org/drawingml/2006/picture">
                    <pic:pic>
                      <pic:nvPicPr>
                        <pic:cNvPr id="0" name="image8.png"/>
                        <pic:cNvPicPr preferRelativeResize="0"/>
                      </pic:nvPicPr>
                      <pic:blipFill>
                        <a:blip r:embed="rId22"/>
                        <a:srcRect/>
                        <a:stretch>
                          <a:fillRect/>
                        </a:stretch>
                      </pic:blipFill>
                      <pic:spPr>
                        <a:xfrm>
                          <a:off x="0" y="0"/>
                          <a:ext cx="4667250" cy="371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t xml:space="preserve">For specific panda task jobs, you can add one field condition on </w:t>
      </w:r>
      <w:r w:rsidDel="00000000" w:rsidR="00000000" w:rsidRPr="00000000">
        <w:rPr>
          <w:b w:val="1"/>
          <w:rtl w:val="0"/>
        </w:rPr>
        <w:t xml:space="preserve">jsonPayload.TaskID</w:t>
      </w:r>
      <w:r w:rsidDel="00000000" w:rsidR="00000000" w:rsidRPr="00000000">
        <w:rPr>
          <w:rtl w:val="0"/>
        </w:rPr>
        <w:t xml:space="preserve"> in the query, such as: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Courier New" w:cs="Courier New" w:eastAsia="Courier New" w:hAnsi="Courier New"/>
          <w:highlight w:val="white"/>
        </w:rPr>
        <mc:AlternateContent>
          <mc:Choice Requires="wpg">
            <w:drawing>
              <wp:inline distB="114300" distT="114300" distL="114300" distR="114300">
                <wp:extent cx="4667250" cy="553429"/>
                <wp:effectExtent b="0" l="0" r="0" t="0"/>
                <wp:docPr id="4" name=""/>
                <a:graphic>
                  <a:graphicData uri="http://schemas.microsoft.com/office/word/2010/wordprocessingShape">
                    <wps:wsp>
                      <wps:cNvSpPr txBox="1"/>
                      <wps:cNvPr id="2" name="Shape 2"/>
                      <wps:spPr>
                        <a:xfrm>
                          <a:off x="126625" y="165600"/>
                          <a:ext cx="48021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logName="projects/panda-dev-1a74/logs/</w:t>
                            </w:r>
                            <w:r w:rsidDel="00000000" w:rsidR="00000000" w:rsidRPr="00000000">
                              <w:rPr>
                                <w:rFonts w:ascii="Courier New" w:cs="Courier New" w:eastAsia="Courier New" w:hAnsi="Courier New"/>
                                <w:b w:val="1"/>
                                <w:i w:val="0"/>
                                <w:smallCaps w:val="0"/>
                                <w:strike w:val="0"/>
                                <w:color w:val="000000"/>
                                <w:sz w:val="22"/>
                                <w:vertAlign w:val="baseline"/>
                              </w:rPr>
                              <w:t xml:space="preserve">Panda-RubinLog</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jsonPayload.</w:t>
                            </w:r>
                            <w:r w:rsidDel="00000000" w:rsidR="00000000" w:rsidRPr="00000000">
                              <w:rPr>
                                <w:rFonts w:ascii="Courier New" w:cs="Courier New" w:eastAsia="Courier New" w:hAnsi="Courier New"/>
                                <w:b w:val="1"/>
                                <w:i w:val="0"/>
                                <w:smallCaps w:val="0"/>
                                <w:strike w:val="0"/>
                                <w:color w:val="000000"/>
                                <w:sz w:val="22"/>
                                <w:vertAlign w:val="baseline"/>
                              </w:rPr>
                              <w:t xml:space="preserve">TaskID=</w:t>
                            </w:r>
                            <w:r w:rsidDel="00000000" w:rsidR="00000000" w:rsidRPr="00000000">
                              <w:rPr>
                                <w:rFonts w:ascii="Courier New" w:cs="Courier New" w:eastAsia="Courier New" w:hAnsi="Courier New"/>
                                <w:b w:val="0"/>
                                <w:i w:val="0"/>
                                <w:smallCaps w:val="0"/>
                                <w:strike w:val="0"/>
                                <w:color w:val="000000"/>
                                <w:sz w:val="22"/>
                                <w:vertAlign w:val="baseline"/>
                              </w:rPr>
                              <w:t xml:space="preserve">"6973"</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667250" cy="553429"/>
                <wp:effectExtent b="0" l="0" r="0" t="0"/>
                <wp:docPr id="4"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4667250" cy="5534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t xml:space="preserve">For a specific individual panda job, you can include the field </w:t>
      </w:r>
      <w:r w:rsidDel="00000000" w:rsidR="00000000" w:rsidRPr="00000000">
        <w:rPr>
          <w:b w:val="1"/>
          <w:rtl w:val="0"/>
        </w:rPr>
        <w:t xml:space="preserve">jsonPayload.PandaJobID</w:t>
      </w:r>
      <w:r w:rsidDel="00000000" w:rsidR="00000000" w:rsidRPr="00000000">
        <w:rPr>
          <w:rtl w:val="0"/>
        </w:rPr>
        <w:t xml:space="preserve">. Or search for a substring "Importing" in the log message: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urier New" w:cs="Courier New" w:eastAsia="Courier New" w:hAnsi="Courier New"/>
          <w:highlight w:val="white"/>
        </w:rPr>
        <mc:AlternateContent>
          <mc:Choice Requires="wpg">
            <w:drawing>
              <wp:inline distB="114300" distT="114300" distL="114300" distR="114300">
                <wp:extent cx="4667250" cy="737905"/>
                <wp:effectExtent b="0" l="0" r="0" t="0"/>
                <wp:docPr id="3" name=""/>
                <a:graphic>
                  <a:graphicData uri="http://schemas.microsoft.com/office/word/2010/wordprocessingShape">
                    <wps:wsp>
                      <wps:cNvSpPr txBox="1"/>
                      <wps:cNvPr id="2" name="Shape 2"/>
                      <wps:spPr>
                        <a:xfrm>
                          <a:off x="126625" y="165600"/>
                          <a:ext cx="48021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logName="projects/panda-dev-1a74/logs/</w:t>
                            </w:r>
                            <w:r w:rsidDel="00000000" w:rsidR="00000000" w:rsidRPr="00000000">
                              <w:rPr>
                                <w:rFonts w:ascii="Courier New" w:cs="Courier New" w:eastAsia="Courier New" w:hAnsi="Courier New"/>
                                <w:b w:val="1"/>
                                <w:i w:val="0"/>
                                <w:smallCaps w:val="0"/>
                                <w:strike w:val="0"/>
                                <w:color w:val="000000"/>
                                <w:sz w:val="22"/>
                                <w:vertAlign w:val="baseline"/>
                              </w:rPr>
                              <w:t xml:space="preserve">Panda-RubinLog</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jsonPayload.</w:t>
                            </w:r>
                            <w:r w:rsidDel="00000000" w:rsidR="00000000" w:rsidRPr="00000000">
                              <w:rPr>
                                <w:rFonts w:ascii="Courier New" w:cs="Courier New" w:eastAsia="Courier New" w:hAnsi="Courier New"/>
                                <w:b w:val="1"/>
                                <w:i w:val="0"/>
                                <w:smallCaps w:val="0"/>
                                <w:strike w:val="0"/>
                                <w:color w:val="000000"/>
                                <w:sz w:val="22"/>
                                <w:vertAlign w:val="baseline"/>
                              </w:rPr>
                              <w:t xml:space="preserve">TaskID=</w:t>
                            </w:r>
                            <w:r w:rsidDel="00000000" w:rsidR="00000000" w:rsidRPr="00000000">
                              <w:rPr>
                                <w:rFonts w:ascii="Courier New" w:cs="Courier New" w:eastAsia="Courier New" w:hAnsi="Courier New"/>
                                <w:b w:val="0"/>
                                <w:i w:val="0"/>
                                <w:smallCaps w:val="0"/>
                                <w:strike w:val="0"/>
                                <w:color w:val="000000"/>
                                <w:sz w:val="22"/>
                                <w:vertAlign w:val="baseline"/>
                              </w:rPr>
                              <w:t xml:space="preserve">"6973"</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jsonPayload.</w:t>
                            </w:r>
                            <w:r w:rsidDel="00000000" w:rsidR="00000000" w:rsidRPr="00000000">
                              <w:rPr>
                                <w:rFonts w:ascii="Courier New" w:cs="Courier New" w:eastAsia="Courier New" w:hAnsi="Courier New"/>
                                <w:b w:val="1"/>
                                <w:i w:val="0"/>
                                <w:smallCaps w:val="0"/>
                                <w:strike w:val="0"/>
                                <w:color w:val="000000"/>
                                <w:sz w:val="22"/>
                                <w:vertAlign w:val="baseline"/>
                              </w:rPr>
                              <w:t xml:space="preserve">message:</w:t>
                            </w:r>
                            <w:r w:rsidDel="00000000" w:rsidR="00000000" w:rsidRPr="00000000">
                              <w:rPr>
                                <w:rFonts w:ascii="Courier New" w:cs="Courier New" w:eastAsia="Courier New" w:hAnsi="Courier New"/>
                                <w:b w:val="0"/>
                                <w:i w:val="0"/>
                                <w:smallCaps w:val="0"/>
                                <w:strike w:val="0"/>
                                <w:color w:val="000000"/>
                                <w:sz w:val="22"/>
                                <w:vertAlign w:val="baseline"/>
                              </w:rPr>
                              <w:t xml:space="preserve">"Importing"</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667250" cy="737905"/>
                <wp:effectExtent b="0" l="0" r="0" t="0"/>
                <wp:docPr id="3"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4667250" cy="7379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spacing w:after="240" w:before="240" w:lineRule="auto"/>
        <w:rPr/>
      </w:pPr>
      <w:r w:rsidDel="00000000" w:rsidR="00000000" w:rsidRPr="00000000">
        <w:rPr>
          <w:rtl w:val="0"/>
        </w:rPr>
        <w:t xml:space="preserve">Or ask for logs containing the field "</w:t>
      </w:r>
      <w:r w:rsidDel="00000000" w:rsidR="00000000" w:rsidRPr="00000000">
        <w:rPr>
          <w:b w:val="1"/>
          <w:rtl w:val="0"/>
        </w:rPr>
        <w:t xml:space="preserve">MDC.RUN</w:t>
      </w:r>
      <w:r w:rsidDel="00000000" w:rsidR="00000000" w:rsidRPr="00000000">
        <w:rPr>
          <w:rtl w:val="0"/>
        </w:rPr>
        <w:t xml:space="preserv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highlight w:val="white"/>
        </w:rPr>
        <mc:AlternateContent>
          <mc:Choice Requires="wpg">
            <w:drawing>
              <wp:inline distB="114300" distT="114300" distL="114300" distR="114300">
                <wp:extent cx="4667250" cy="737905"/>
                <wp:effectExtent b="0" l="0" r="0" t="0"/>
                <wp:docPr id="2" name=""/>
                <a:graphic>
                  <a:graphicData uri="http://schemas.microsoft.com/office/word/2010/wordprocessingShape">
                    <wps:wsp>
                      <wps:cNvSpPr txBox="1"/>
                      <wps:cNvPr id="2" name="Shape 2"/>
                      <wps:spPr>
                        <a:xfrm>
                          <a:off x="126625" y="165600"/>
                          <a:ext cx="48021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logName="projects/panda-dev-1a74/logs/</w:t>
                            </w:r>
                            <w:r w:rsidDel="00000000" w:rsidR="00000000" w:rsidRPr="00000000">
                              <w:rPr>
                                <w:rFonts w:ascii="Courier New" w:cs="Courier New" w:eastAsia="Courier New" w:hAnsi="Courier New"/>
                                <w:b w:val="1"/>
                                <w:i w:val="0"/>
                                <w:smallCaps w:val="0"/>
                                <w:strike w:val="0"/>
                                <w:color w:val="000000"/>
                                <w:sz w:val="22"/>
                                <w:vertAlign w:val="baseline"/>
                              </w:rPr>
                              <w:t xml:space="preserve">Panda-RubinLog</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jsonPayload.</w:t>
                            </w:r>
                            <w:r w:rsidDel="00000000" w:rsidR="00000000" w:rsidRPr="00000000">
                              <w:rPr>
                                <w:rFonts w:ascii="Courier New" w:cs="Courier New" w:eastAsia="Courier New" w:hAnsi="Courier New"/>
                                <w:b w:val="1"/>
                                <w:i w:val="0"/>
                                <w:smallCaps w:val="0"/>
                                <w:strike w:val="0"/>
                                <w:color w:val="000000"/>
                                <w:sz w:val="22"/>
                                <w:vertAlign w:val="baseline"/>
                              </w:rPr>
                              <w:t xml:space="preserve">TaskID=</w:t>
                            </w:r>
                            <w:r w:rsidDel="00000000" w:rsidR="00000000" w:rsidRPr="00000000">
                              <w:rPr>
                                <w:rFonts w:ascii="Courier New" w:cs="Courier New" w:eastAsia="Courier New" w:hAnsi="Courier New"/>
                                <w:b w:val="0"/>
                                <w:i w:val="0"/>
                                <w:smallCaps w:val="0"/>
                                <w:strike w:val="0"/>
                                <w:color w:val="000000"/>
                                <w:sz w:val="22"/>
                                <w:vertAlign w:val="baseline"/>
                              </w:rPr>
                              <w:t xml:space="preserve">"6969"</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jsonPayload.</w:t>
                            </w:r>
                            <w:r w:rsidDel="00000000" w:rsidR="00000000" w:rsidRPr="00000000">
                              <w:rPr>
                                <w:rFonts w:ascii="Courier New" w:cs="Courier New" w:eastAsia="Courier New" w:hAnsi="Courier New"/>
                                <w:b w:val="1"/>
                                <w:i w:val="0"/>
                                <w:smallCaps w:val="0"/>
                                <w:strike w:val="0"/>
                                <w:color w:val="000000"/>
                                <w:sz w:val="22"/>
                                <w:vertAlign w:val="baseline"/>
                              </w:rPr>
                              <w:t xml:space="preserve">MDC.RUN:*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667250" cy="737905"/>
                <wp:effectExtent b="0" l="0" r="0" t="0"/>
                <wp:docPr id="2"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4667250" cy="7379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pacing w:after="240" w:before="240" w:lineRule="auto"/>
        <w:rPr/>
      </w:pPr>
      <w:r w:rsidDel="00000000" w:rsidR="00000000" w:rsidRPr="00000000">
        <w:rPr>
          <w:rtl w:val="0"/>
        </w:rPr>
        <w:t xml:space="preserve">You will get something like:</w:t>
      </w:r>
    </w:p>
    <w:p w:rsidR="00000000" w:rsidDel="00000000" w:rsidP="00000000" w:rsidRDefault="00000000" w:rsidRPr="00000000" w14:paraId="000000C1">
      <w:pPr>
        <w:rPr/>
      </w:pPr>
      <w:r w:rsidDel="00000000" w:rsidR="00000000" w:rsidRPr="00000000">
        <w:rPr/>
        <w:drawing>
          <wp:inline distB="114300" distT="114300" distL="114300" distR="114300">
            <wp:extent cx="5943600" cy="4762500"/>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after="240" w:lineRule="auto"/>
        <w:rPr/>
      </w:pPr>
      <w:r w:rsidDel="00000000" w:rsidR="00000000" w:rsidRPr="00000000">
        <w:rPr>
          <w:rtl w:val="0"/>
        </w:rPr>
        <w:t xml:space="preserve">You can change the time period from the top panel. The default is the last hour. And you can also pull down the </w:t>
      </w:r>
      <w:r w:rsidDel="00000000" w:rsidR="00000000" w:rsidRPr="00000000">
        <w:rPr>
          <w:b w:val="1"/>
          <w:rtl w:val="0"/>
        </w:rPr>
        <w:t xml:space="preserve">Configure </w:t>
      </w:r>
      <w:r w:rsidDel="00000000" w:rsidR="00000000" w:rsidRPr="00000000">
        <w:rPr>
          <w:rtl w:val="0"/>
        </w:rPr>
        <w:t xml:space="preserve">menu (on the middle right) to change what to be displayed on the Summary column of the query result.</w:t>
      </w:r>
    </w:p>
    <w:p w:rsidR="00000000" w:rsidDel="00000000" w:rsidP="00000000" w:rsidRDefault="00000000" w:rsidRPr="00000000" w14:paraId="000000C4">
      <w:pPr>
        <w:spacing w:after="240" w:before="240" w:lineRule="auto"/>
        <w:rPr/>
      </w:pPr>
      <w:r w:rsidDel="00000000" w:rsidR="00000000" w:rsidRPr="00000000">
        <w:rPr>
          <w:rtl w:val="0"/>
        </w:rPr>
        <w:t xml:space="preserve">There are more fields available in the query. As you are typing in the query window, it will show up autocomplete field options for you.</w:t>
      </w:r>
    </w:p>
    <w:p w:rsidR="00000000" w:rsidDel="00000000" w:rsidP="00000000" w:rsidRDefault="00000000" w:rsidRPr="00000000" w14:paraId="000000C5">
      <w:pPr>
        <w:spacing w:after="240" w:before="240" w:lineRule="auto"/>
        <w:rPr/>
      </w:pPr>
      <w:r w:rsidDel="00000000" w:rsidR="00000000" w:rsidRPr="00000000">
        <w:rPr>
          <w:rtl w:val="0"/>
        </w:rPr>
        <w:t xml:space="preserve">You can visit</w:t>
      </w:r>
      <w:hyperlink r:id="rId27">
        <w:r w:rsidDel="00000000" w:rsidR="00000000" w:rsidRPr="00000000">
          <w:rPr>
            <w:color w:val="1155cc"/>
            <w:u w:val="single"/>
            <w:rtl w:val="0"/>
          </w:rPr>
          <w:t xml:space="preserve"> the page of Advanced logs queries</w:t>
        </w:r>
      </w:hyperlink>
      <w:r w:rsidDel="00000000" w:rsidR="00000000" w:rsidRPr="00000000">
        <w:rPr>
          <w:rtl w:val="0"/>
        </w:rPr>
        <w:t xml:space="preserve"> for more details on the query syntax.</w:t>
      </w:r>
    </w:p>
    <w:p w:rsidR="00000000" w:rsidDel="00000000" w:rsidP="00000000" w:rsidRDefault="00000000" w:rsidRPr="00000000" w14:paraId="000000C6">
      <w:pPr>
        <w:pStyle w:val="Heading2"/>
        <w:spacing w:after="240" w:before="240" w:lineRule="auto"/>
        <w:rPr/>
      </w:pPr>
      <w:bookmarkStart w:colFirst="0" w:colLast="0" w:name="_2a4isn6xgqrb" w:id="14"/>
      <w:bookmarkEnd w:id="14"/>
      <w:r w:rsidDel="00000000" w:rsidR="00000000" w:rsidRPr="00000000">
        <w:rPr>
          <w:rtl w:val="0"/>
        </w:rPr>
        <w:t xml:space="preserve">Monitor of job resource utilization</w:t>
      </w:r>
    </w:p>
    <w:p w:rsidR="00000000" w:rsidDel="00000000" w:rsidP="00000000" w:rsidRDefault="00000000" w:rsidRPr="00000000" w14:paraId="000000C7">
      <w:pPr>
        <w:spacing w:after="240" w:before="240" w:lineRule="auto"/>
        <w:rPr/>
      </w:pPr>
      <w:r w:rsidDel="00000000" w:rsidR="00000000" w:rsidRPr="00000000">
        <w:rPr>
          <w:rtl w:val="0"/>
        </w:rPr>
        <w:t xml:space="preserve">For finished and some failed jobs PanDA monitor offers a set of plots with various job metrics collected by the </w:t>
      </w:r>
      <w:hyperlink r:id="rId28">
        <w:r w:rsidDel="00000000" w:rsidR="00000000" w:rsidRPr="00000000">
          <w:rPr>
            <w:color w:val="1155cc"/>
            <w:u w:val="single"/>
            <w:rtl w:val="0"/>
          </w:rPr>
          <w:t xml:space="preserve">prmon</w:t>
        </w:r>
      </w:hyperlink>
      <w:r w:rsidDel="00000000" w:rsidR="00000000" w:rsidRPr="00000000">
        <w:rPr>
          <w:rtl w:val="0"/>
        </w:rPr>
        <w:t xml:space="preserve"> tool embedded to the middleware container used on IDF. To open that plots user should click on the “Memory and IO plots” button placed on a job view like shown on the fig. 7 and open the popup link.</w:t>
      </w:r>
    </w:p>
    <w:p w:rsidR="00000000" w:rsidDel="00000000" w:rsidP="00000000" w:rsidRDefault="00000000" w:rsidRPr="00000000" w14:paraId="000000C8">
      <w:pPr>
        <w:spacing w:after="240" w:before="240" w:lineRule="auto"/>
        <w:rPr/>
      </w:pPr>
      <w:r w:rsidDel="00000000" w:rsidR="00000000" w:rsidRPr="00000000">
        <w:rPr/>
        <w:drawing>
          <wp:inline distB="114300" distT="114300" distL="114300" distR="114300">
            <wp:extent cx="5943600" cy="3365500"/>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t xml:space="preserve">Fig 7. “Memory and IO plots” button</w:t>
      </w:r>
    </w:p>
    <w:p w:rsidR="00000000" w:rsidDel="00000000" w:rsidP="00000000" w:rsidRDefault="00000000" w:rsidRPr="00000000" w14:paraId="000000CA">
      <w:pPr>
        <w:rPr/>
      </w:pPr>
      <w:r w:rsidDel="00000000" w:rsidR="00000000" w:rsidRPr="00000000">
        <w:rPr>
          <w:rtl w:val="0"/>
        </w:rPr>
        <w:t xml:space="preserve">Prmon logs are also available in the textual form. Correspondent links are available in the “Logs” block of the menu.</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pageBreakBefore w:val="0"/>
        <w:rPr/>
      </w:pPr>
      <w:bookmarkStart w:colFirst="0" w:colLast="0" w:name="_ts608i5vat5k" w:id="15"/>
      <w:bookmarkEnd w:id="15"/>
      <w:r w:rsidDel="00000000" w:rsidR="00000000" w:rsidRPr="00000000">
        <w:rPr>
          <w:rtl w:val="0"/>
        </w:rPr>
        <w:t xml:space="preserve">How to debug a workflow</w:t>
      </w:r>
    </w:p>
    <w:p w:rsidR="00000000" w:rsidDel="00000000" w:rsidP="00000000" w:rsidRDefault="00000000" w:rsidRPr="00000000" w14:paraId="000000CE">
      <w:pPr>
        <w:pStyle w:val="Heading2"/>
        <w:pageBreakBefore w:val="0"/>
        <w:rPr/>
      </w:pPr>
      <w:bookmarkStart w:colFirst="0" w:colLast="0" w:name="_i4ytbiytmmmv" w:id="16"/>
      <w:bookmarkEnd w:id="16"/>
      <w:r w:rsidDel="00000000" w:rsidR="00000000" w:rsidRPr="00000000">
        <w:rPr>
          <w:rtl w:val="0"/>
        </w:rPr>
        <w:t xml:space="preserve">Workflow points of inspection</w:t>
      </w:r>
    </w:p>
    <w:p w:rsidR="00000000" w:rsidDel="00000000" w:rsidP="00000000" w:rsidRDefault="00000000" w:rsidRPr="00000000" w14:paraId="000000CF">
      <w:pPr>
        <w:pageBreakBefore w:val="0"/>
        <w:rPr/>
      </w:pPr>
      <w:r w:rsidDel="00000000" w:rsidR="00000000" w:rsidRPr="00000000">
        <w:rPr>
          <w:rtl w:val="0"/>
        </w:rPr>
        <w:t xml:space="preserve">Different metrics could be inspected to check workflow progress and identify possible issues. There are few of them:</w:t>
      </w:r>
    </w:p>
    <w:p w:rsidR="00000000" w:rsidDel="00000000" w:rsidP="00000000" w:rsidRDefault="00000000" w:rsidRPr="00000000" w14:paraId="000000D0">
      <w:pPr>
        <w:pageBreakBefore w:val="0"/>
        <w:numPr>
          <w:ilvl w:val="0"/>
          <w:numId w:val="3"/>
        </w:numPr>
        <w:ind w:left="720" w:hanging="360"/>
        <w:rPr>
          <w:u w:val="none"/>
        </w:rPr>
      </w:pPr>
      <w:r w:rsidDel="00000000" w:rsidR="00000000" w:rsidRPr="00000000">
        <w:rPr>
          <w:rtl w:val="0"/>
        </w:rPr>
        <w:t xml:space="preserve">Is the workflow properly submitted? This could be checked looking into the </w:t>
      </w:r>
      <w:hyperlink r:id="rId30">
        <w:r w:rsidDel="00000000" w:rsidR="00000000" w:rsidRPr="00000000">
          <w:rPr>
            <w:rFonts w:ascii="Courier New" w:cs="Courier New" w:eastAsia="Courier New" w:hAnsi="Courier New"/>
            <w:color w:val="1155cc"/>
            <w:u w:val="single"/>
            <w:rtl w:val="0"/>
          </w:rPr>
          <w:t xml:space="preserve">https://panda-doma.cern.ch/idds/wfprogress/</w:t>
        </w:r>
      </w:hyperlink>
      <w:r w:rsidDel="00000000" w:rsidR="00000000" w:rsidRPr="00000000">
        <w:rPr>
          <w:rtl w:val="0"/>
        </w:rPr>
        <w:t xml:space="preserve"> table. If the workflow with id provided during submission is in the table, then it went into the iDDS/PanDA systems.</w:t>
      </w:r>
    </w:p>
    <w:p w:rsidR="00000000" w:rsidDel="00000000" w:rsidP="00000000" w:rsidRDefault="00000000" w:rsidRPr="00000000" w14:paraId="000000D1">
      <w:pPr>
        <w:pageBreakBefore w:val="0"/>
        <w:numPr>
          <w:ilvl w:val="0"/>
          <w:numId w:val="3"/>
        </w:numPr>
        <w:ind w:left="720" w:hanging="360"/>
        <w:rPr>
          <w:u w:val="none"/>
        </w:rPr>
      </w:pPr>
      <w:r w:rsidDel="00000000" w:rsidR="00000000" w:rsidRPr="00000000">
        <w:rPr>
          <w:rtl w:val="0"/>
        </w:rPr>
        <w:t xml:space="preserve">Are there any failures not related to node preemption? To check this user should list failed jobs and check type of occurred errors:</w:t>
      </w:r>
    </w:p>
    <w:p w:rsidR="00000000" w:rsidDel="00000000" w:rsidP="00000000" w:rsidRDefault="00000000" w:rsidRPr="00000000" w14:paraId="000000D2">
      <w:pPr>
        <w:pageBreakBefore w:val="0"/>
        <w:ind w:left="720" w:firstLine="0"/>
        <w:jc w:val="center"/>
        <w:rPr/>
      </w:pPr>
      <w:hyperlink r:id="rId31">
        <w:r w:rsidDel="00000000" w:rsidR="00000000" w:rsidRPr="00000000">
          <w:rPr>
            <w:color w:val="1155cc"/>
            <w:u w:val="single"/>
            <w:rtl w:val="0"/>
          </w:rPr>
          <w:t xml:space="preserve">https://panda-doma.cern.ch/jobs/?jeditaskid=</w:t>
        </w:r>
      </w:hyperlink>
      <w:r w:rsidDel="00000000" w:rsidR="00000000" w:rsidRPr="00000000">
        <w:rPr>
          <w:rtl w:val="0"/>
        </w:rPr>
        <w:t xml:space="preserve">&lt;task&gt;&amp;jobstatus=failed</w:t>
      </w:r>
    </w:p>
    <w:p w:rsidR="00000000" w:rsidDel="00000000" w:rsidP="00000000" w:rsidRDefault="00000000" w:rsidRPr="00000000" w14:paraId="000000D3">
      <w:pPr>
        <w:pageBreakBefore w:val="0"/>
        <w:ind w:left="720" w:firstLine="0"/>
        <w:jc w:val="center"/>
        <w:rPr/>
      </w:pPr>
      <w:r w:rsidDel="00000000" w:rsidR="00000000" w:rsidRPr="00000000">
        <w:rPr>
          <w:rtl w:val="0"/>
        </w:rPr>
      </w:r>
    </w:p>
    <w:p w:rsidR="00000000" w:rsidDel="00000000" w:rsidP="00000000" w:rsidRDefault="00000000" w:rsidRPr="00000000" w14:paraId="000000D4">
      <w:pPr>
        <w:pStyle w:val="Heading2"/>
        <w:pageBreakBefore w:val="0"/>
        <w:rPr/>
      </w:pPr>
      <w:bookmarkStart w:colFirst="0" w:colLast="0" w:name="_k69x2x1l31z2" w:id="17"/>
      <w:bookmarkEnd w:id="17"/>
      <w:r w:rsidDel="00000000" w:rsidR="00000000" w:rsidRPr="00000000">
        <w:rPr>
          <w:rtl w:val="0"/>
        </w:rPr>
        <w:t xml:space="preserve">Tasks retry</w:t>
      </w:r>
    </w:p>
    <w:p w:rsidR="00000000" w:rsidDel="00000000" w:rsidP="00000000" w:rsidRDefault="00000000" w:rsidRPr="00000000" w14:paraId="000000D5">
      <w:pPr>
        <w:pageBreakBefore w:val="0"/>
        <w:ind w:left="0" w:firstLine="0"/>
        <w:rPr/>
      </w:pPr>
      <w:r w:rsidDel="00000000" w:rsidR="00000000" w:rsidRPr="00000000">
        <w:rPr>
          <w:rtl w:val="0"/>
        </w:rPr>
        <w:t xml:space="preserve">If a particular task is exhausted in attempts to complete all its jobs, it could be retried. Retrial operation will reinforce to run all uncompleted payload.</w:t>
      </w:r>
    </w:p>
    <w:p w:rsidR="00000000" w:rsidDel="00000000" w:rsidP="00000000" w:rsidRDefault="00000000" w:rsidRPr="00000000" w14:paraId="000000D6">
      <w:pPr>
        <w:pageBreakBefore w:val="0"/>
        <w:ind w:left="0" w:firstLine="0"/>
        <w:rPr/>
      </w:pPr>
      <w:r w:rsidDel="00000000" w:rsidR="00000000" w:rsidRPr="00000000">
        <w:rPr>
          <w:rtl w:val="0"/>
        </w:rPr>
        <w:t xml:space="preserve">The development of PanDA plugin to provide tight integration between BPS and the workflow management system is still in progress, for the DP0.2 period we provide a script which can issue the task retry command:</w:t>
      </w:r>
    </w:p>
    <w:p w:rsidR="00000000" w:rsidDel="00000000" w:rsidP="00000000" w:rsidRDefault="00000000" w:rsidRPr="00000000" w14:paraId="000000D7">
      <w:pPr>
        <w:pageBreakBefore w:val="0"/>
        <w:ind w:left="0" w:firstLine="0"/>
        <w:rPr/>
      </w:pPr>
      <w:r w:rsidDel="00000000" w:rsidR="00000000" w:rsidRPr="00000000">
        <w:rPr>
          <w:rtl w:val="0"/>
        </w:rPr>
      </w:r>
    </w:p>
    <w:p w:rsidR="00000000" w:rsidDel="00000000" w:rsidP="00000000" w:rsidRDefault="00000000" w:rsidRPr="00000000" w14:paraId="000000D8">
      <w:pPr>
        <w:pageBreakBefore w:val="0"/>
        <w:ind w:lef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/opt/lsst/software/retry_task.py --taskid &lt;taskid&gt;</w:t>
      </w:r>
    </w:p>
    <w:p w:rsidR="00000000" w:rsidDel="00000000" w:rsidP="00000000" w:rsidRDefault="00000000" w:rsidRPr="00000000" w14:paraId="000000D9">
      <w:pPr>
        <w:pStyle w:val="Heading2"/>
        <w:pageBreakBefore w:val="0"/>
        <w:rPr/>
      </w:pPr>
      <w:bookmarkStart w:colFirst="0" w:colLast="0" w:name="_qrvwsbydjadt" w:id="18"/>
      <w:bookmarkEnd w:id="18"/>
      <w:r w:rsidDel="00000000" w:rsidR="00000000" w:rsidRPr="00000000">
        <w:rPr>
          <w:rtl w:val="0"/>
        </w:rPr>
        <w:t xml:space="preserve">Workflow cancel/retry</w:t>
      </w:r>
    </w:p>
    <w:p w:rsidR="00000000" w:rsidDel="00000000" w:rsidP="00000000" w:rsidRDefault="00000000" w:rsidRPr="00000000" w14:paraId="000000DA">
      <w:pPr>
        <w:pageBreakBefore w:val="0"/>
        <w:rPr/>
      </w:pPr>
      <w:r w:rsidDel="00000000" w:rsidR="00000000" w:rsidRPr="00000000">
        <w:rPr>
          <w:rtl w:val="0"/>
        </w:rPr>
        <w:t xml:space="preserve">To abort the entire workflow the following script could be used:</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jc w:val="center"/>
        <w:rPr/>
      </w:pPr>
      <w:r w:rsidDel="00000000" w:rsidR="00000000" w:rsidRPr="00000000">
        <w:rPr>
          <w:rFonts w:ascii="Courier New" w:cs="Courier New" w:eastAsia="Courier New" w:hAnsi="Courier New"/>
          <w:rtl w:val="0"/>
        </w:rPr>
        <w:t xml:space="preserve">/opt/lsst/software/kill_workflow.py --workflowid &lt;workflowid&gt;</w:t>
      </w: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If there are many tasks in the exhausted state the retry command could be applied to the whole workflow:</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/opt/lsst/software/retry_workflow.py --workflowid &lt;workflowid&gt;</w:t>
      </w:r>
    </w:p>
    <w:p w:rsidR="00000000" w:rsidDel="00000000" w:rsidP="00000000" w:rsidRDefault="00000000" w:rsidRPr="00000000" w14:paraId="000000E1">
      <w:pPr>
        <w:pageBreakBefore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2">
      <w:pPr>
        <w:pStyle w:val="Heading1"/>
        <w:pageBreakBefore w:val="0"/>
        <w:rPr/>
      </w:pPr>
      <w:bookmarkStart w:colFirst="0" w:colLast="0" w:name="_7aiq5lihgslt" w:id="19"/>
      <w:bookmarkEnd w:id="19"/>
      <w:r w:rsidDel="00000000" w:rsidR="00000000" w:rsidRPr="00000000">
        <w:rPr>
          <w:rtl w:val="0"/>
        </w:rPr>
        <w:t xml:space="preserve">Support channels</w:t>
      </w:r>
    </w:p>
    <w:p w:rsidR="00000000" w:rsidDel="00000000" w:rsidP="00000000" w:rsidRDefault="00000000" w:rsidRPr="00000000" w14:paraId="000000E3">
      <w:pPr>
        <w:pageBreakBefore w:val="0"/>
        <w:rPr/>
      </w:pPr>
      <w:r w:rsidDel="00000000" w:rsidR="00000000" w:rsidRPr="00000000">
        <w:rPr>
          <w:rtl w:val="0"/>
        </w:rPr>
        <w:t xml:space="preserve">The primary source of support is the Slack channel: #rubinobs-panda. </w:t>
      </w:r>
    </w:p>
    <w:p w:rsidR="00000000" w:rsidDel="00000000" w:rsidP="00000000" w:rsidRDefault="00000000" w:rsidRPr="00000000" w14:paraId="000000E4">
      <w:pPr>
        <w:pageBreakBefore w:val="0"/>
        <w:rPr/>
      </w:pPr>
      <w:r w:rsidDel="00000000" w:rsidR="00000000" w:rsidRPr="00000000">
        <w:rPr>
          <w:rtl w:val="0"/>
        </w:rPr>
      </w:r>
    </w:p>
    <w:sectPr>
      <w:footerReference r:id="rId3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chard Dubois" w:id="25" w:date="2021-06-10T15:52:02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define the elements of the workflow? I presume Tasks and Jobs. It looks like workflow is a thing too, given it has a number.</w:t>
      </w:r>
    </w:p>
  </w:comment>
  <w:comment w:author="Tim Jenness" w:id="26" w:date="2021-06-21T23:08:27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Workflow is what we call the entire graph. Job is 1 or more nodes of that graph that will be executed as a unit</w:t>
      </w:r>
    </w:p>
  </w:comment>
  <w:comment w:author="Sergey Padolski" w:id="27" w:date="2021-06-22T15:21:28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mode details about the workflow</w:t>
      </w:r>
    </w:p>
  </w:comment>
  <w:comment w:author="Hsin-Fang Chiang" w:id="0" w:date="2021-06-23T18:32:58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here it's inferred that anything with requestMemory &gt;14GB will never be run.  I think we should make the current constraint very explicit to the users. And give some advices what to do if a user wants to run a job &gt;14GB, which will happen in DP0.2 timeframe.</w:t>
      </w:r>
    </w:p>
  </w:comment>
  <w:comment w:author="Hsin-Fang Chiang" w:id="18" w:date="2021-06-11T20:17:29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Sergey, just ensure you are aware, this also means you are committed to support installation of newer stacks on this VM?</w:t>
      </w:r>
    </w:p>
  </w:comment>
  <w:comment w:author="Sergey Padolski" w:id="19" w:date="2021-06-21T15:27:34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fine with me.</w:t>
      </w:r>
    </w:p>
  </w:comment>
  <w:comment w:author="Hsin-Fang Chiang" w:id="12" w:date="2021-06-11T19:53:13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to allow Butler access from the  Science-Platform-integration instance is in progress.  We might revisit what else can be done from there later.</w:t>
      </w:r>
    </w:p>
  </w:comment>
  <w:comment w:author="Sergey Padolski" w:id="13" w:date="2021-06-17T23:10:10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Cool, thanks.</w:t>
      </w:r>
    </w:p>
  </w:comment>
  <w:comment w:author="Hsin-Fang Chiang" w:id="16" w:date="2021-06-11T20:09:45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okay if we add all users to the "gcp-panda-administrators@lsst.cloud" group? It currently has these permissions: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https://github.com/lsst/idf_deploy/blob/d66b98e6db55e0fac0f00d58347ec96bfeb46d86/environment/deployments/panda/variables.tf#L73</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wider than necessary for sure. Maybe we should create a new "gcp-panda-operators" group with more restricted permissions?</w:t>
      </w:r>
    </w:p>
  </w:comment>
  <w:comment w:author="Sergey Padolski" w:id="17" w:date="2021-06-21T15:24:52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understanding we only should add them to the submission machine as an ordinary Linux user account and after add their public key to the ssh configuration to allow passwordless access to this machine (this is much secure than using the username-password credentials). All rest authorization requests will be done using the DB/Bucket credentials and authorization with IAM. So I am not sure we need them to grant that permissions</w:t>
      </w:r>
    </w:p>
  </w:comment>
  <w:comment w:author="Tim Jenness" w:id="10" w:date="2021-06-21T22:45:50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Excellent. But changing this shouldn't require we change those two paths above.</w:t>
      </w:r>
    </w:p>
  </w:comment>
  <w:comment w:author="Sergey Padolski" w:id="11" w:date="2021-06-22T14:07:05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for this by both hands, but it is still unclear to me now how to make it working.</w:t>
      </w:r>
    </w:p>
  </w:comment>
  <w:comment w:author="Richard Dubois" w:id="3" w:date="2021-06-10T15:58:09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people need to also learn bps in more detail?</w:t>
      </w:r>
    </w:p>
  </w:comment>
  <w:comment w:author="Hsin-Fang Chiang" w:id="4" w:date="2021-06-11T19:43:10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add the PanDA configurations to our stack document, for example adding them to this bps page  https://pipelines.lsst.io/v/w_2021_24/modules/lsst.ctrl.bps/quickstart.html#defining-a-submission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 new page just for PanDA? Or maybe both?</w:t>
      </w:r>
    </w:p>
  </w:comment>
  <w:comment w:author="Hsin-Fang Chiang" w:id="5" w:date="2021-06-16T21:23:08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Tim and today's meeting, it seems that for now we don't have to worry about merging this with the BPS document. Though some pointers to the BPS document would still be great.</w:t>
      </w:r>
    </w:p>
  </w:comment>
  <w:comment w:author="Sergey Padolski" w:id="6" w:date="2021-06-17T23:01:05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a link to the BPS</w:t>
      </w:r>
    </w:p>
  </w:comment>
  <w:comment w:author="Richard Dubois" w:id="20" w:date="2021-06-10T16:00:44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per-visit? If yes, how do people know which visits to submit?</w:t>
      </w:r>
    </w:p>
  </w:comment>
  <w:comment w:author="Richard Dubois" w:id="21" w:date="2021-06-10T16:02:19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what do they need to know to configure the graph for DC2 images? Is it the same as for what you're testing on now?</w:t>
      </w:r>
    </w:p>
  </w:comment>
  <w:comment w:author="Wei Yang" w:id="22" w:date="2021-06-11T06:01:52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run this at SLAC, maybe these steps can be put in a service account's login environment?</w:t>
      </w:r>
    </w:p>
  </w:comment>
  <w:comment w:author="Hsin-Fang Chiang" w:id="23" w:date="2021-06-11T20:29:31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Richard's questions:  the data selection is decided by the "dataQuery" field in the configuration file, and then pipetask makes the graph with butler.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https://pipelines.lsst.io/v/w_2021_24/modules/lsst.ctrl.bps/quickstart.html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https://pipelines.lsst.io/v/w_2021_24/modules/lsst.ctrl.mpexec/pipetask.html#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some documentations. Probably not very clear there but I think it's out of PanDA's scope to supply those. But we may ask the Middleware team?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for how to know which visits/data to submit, we can use some help from the future campaign tooling I think. Before so, those parts of the config may just come from the V&amp;V team?</w:t>
      </w:r>
    </w:p>
  </w:comment>
  <w:comment w:author="Sergey Padolski" w:id="24" w:date="2021-06-21T15:53:58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I think it is a good I idea. Once the SLAC account will be created I'll place there the configuration files.</w:t>
      </w:r>
    </w:p>
  </w:comment>
  <w:comment w:author="Richard Dubois" w:id="28" w:date="2021-06-10T15:55:33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credentials are needed to access these urls?</w:t>
      </w:r>
    </w:p>
  </w:comment>
  <w:comment w:author="Sergey Padolski" w:id="29" w:date="2021-06-22T17:30:18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I've added this in the previous paragraph</w:t>
      </w:r>
    </w:p>
  </w:comment>
  <w:comment w:author="Richard Dubois" w:id="7" w:date="2021-06-10T15:57:27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complete annotated spec of the yaml files?</w:t>
      </w:r>
    </w:p>
  </w:comment>
  <w:comment w:author="Wei Yang" w:id="8" w:date="2021-06-11T05:49:57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an example yaml file: https://github.com/lsst/ctrl_bps/blob/master/python/lsst/ctrl/bps/wms/panda/conf_example/example_panda.yaml</w:t>
      </w:r>
    </w:p>
  </w:comment>
  <w:comment w:author="Sergey Padolski" w:id="9" w:date="2021-06-21T15:09:51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only a PanDA specific and minimal common settings I've made it clear in the text</w:t>
      </w:r>
    </w:p>
  </w:comment>
  <w:comment w:author="Tim Jenness" w:id="1" w:date="2021-06-21T22:39:54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associated "himem_steps" with "computing_queue_himem"? I would have expected a more explicit linkage.</w:t>
      </w:r>
    </w:p>
  </w:comment>
  <w:comment w:author="Sergey Padolski" w:id="2" w:date="2021-06-22T14:54:03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removed this section because the automatic brokerage is to be deployed into the master branch soon</w:t>
      </w:r>
    </w:p>
  </w:comment>
  <w:comment w:author="Hsin-Fang Chiang" w:id="14" w:date="2021-06-18T00:10:15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have to do something special to be able to ssh just like this command?  Somehow this doesn't work to me and the only way I've logged into the VM is via the GCP console's ssh browser window, but I likely am missing something.</w:t>
      </w:r>
    </w:p>
  </w:comment>
  <w:comment w:author="Sergey Padolski" w:id="15" w:date="2021-06-21T15:18:46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I've added a public key to enable a password less access. Not sure how it should work for end users, let's discuss it and find a proper procedure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hyperlink" Target="https://console.cloud.google.com/logs" TargetMode="External"/><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9.png"/><Relationship Id="rId28" Type="http://schemas.openxmlformats.org/officeDocument/2006/relationships/hyperlink" Target="https://github.com/HSF/prmon" TargetMode="External"/><Relationship Id="rId27" Type="http://schemas.openxmlformats.org/officeDocument/2006/relationships/hyperlink" Target="https://cloud.google.com/logging/docs/view/advanced-querie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hyperlink" Target="https://panda.lsst.io/" TargetMode="External"/><Relationship Id="rId8" Type="http://schemas.openxmlformats.org/officeDocument/2006/relationships/hyperlink" Target="https://brookhavenlab-my.sharepoint.com/:p:/g/personal/spadolski_bnl_gov/ERnBzu8NO0lHi57ZcS_ESkUBJGl_8qdpKVr4VvG2TICp0A?e=VlXbP2" TargetMode="External"/><Relationship Id="rId31" Type="http://schemas.openxmlformats.org/officeDocument/2006/relationships/hyperlink" Target="https://panda-doma.cern.ch/jobs/?jeditaskid=" TargetMode="External"/><Relationship Id="rId30" Type="http://schemas.openxmlformats.org/officeDocument/2006/relationships/hyperlink" Target="https://panda-doma.cern.ch/idds/wfprogress/" TargetMode="External"/><Relationship Id="rId11" Type="http://schemas.openxmlformats.org/officeDocument/2006/relationships/hyperlink" Target="https://panda-iam-doma.cern.ch/login" TargetMode="External"/><Relationship Id="rId10" Type="http://schemas.openxmlformats.org/officeDocument/2006/relationships/hyperlink" Target="https://github.com/indigo-iam/iam" TargetMode="External"/><Relationship Id="rId32" Type="http://schemas.openxmlformats.org/officeDocument/2006/relationships/footer" Target="footer1.xml"/><Relationship Id="rId13" Type="http://schemas.openxmlformats.org/officeDocument/2006/relationships/hyperlink" Target="https://aipanda015.cern.ch:443/idds" TargetMode="External"/><Relationship Id="rId12" Type="http://schemas.openxmlformats.org/officeDocument/2006/relationships/hyperlink" Target="https://pipelines.lsst.io/v/w_2021_24/modules/lsst.ctrl.bps/quickstart.html#defining-a-submission" TargetMode="External"/><Relationship Id="rId15" Type="http://schemas.openxmlformats.org/officeDocument/2006/relationships/image" Target="media/image2.png"/><Relationship Id="rId14" Type="http://schemas.openxmlformats.org/officeDocument/2006/relationships/hyperlink" Target="https://storage.googleapis.com" TargetMode="External"/><Relationship Id="rId17" Type="http://schemas.openxmlformats.org/officeDocument/2006/relationships/image" Target="media/image5.png"/><Relationship Id="rId16" Type="http://schemas.openxmlformats.org/officeDocument/2006/relationships/hyperlink" Target="https://panda-doma.cern.ch/idds/wfprogress/" TargetMode="External"/><Relationship Id="rId19" Type="http://schemas.openxmlformats.org/officeDocument/2006/relationships/image" Target="media/image4.png"/><Relationship Id="rId18" Type="http://schemas.openxmlformats.org/officeDocument/2006/relationships/hyperlink" Target="https://panda-doma.cern.ch/tasks/?name=shared_pipecheck_20210525T115157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